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6DF504"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r w:rsidRPr="00D5621A">
        <w:rPr>
          <w:rFonts w:ascii="Cambria" w:eastAsia="Calibri" w:hAnsi="Cambria" w:cs="Calibri"/>
          <w:b/>
          <w:bCs/>
          <w:noProof/>
          <w:color w:val="1F3864"/>
          <w:sz w:val="24"/>
          <w:szCs w:val="24"/>
        </w:rPr>
        <mc:AlternateContent>
          <mc:Choice Requires="wps">
            <w:drawing>
              <wp:anchor distT="0" distB="0" distL="114300" distR="114300" simplePos="0" relativeHeight="251659264" behindDoc="0" locked="0" layoutInCell="1" allowOverlap="1" wp14:anchorId="13010D80" wp14:editId="2A6F92A9">
                <wp:simplePos x="0" y="0"/>
                <wp:positionH relativeFrom="margin">
                  <wp:posOffset>0</wp:posOffset>
                </wp:positionH>
                <wp:positionV relativeFrom="paragraph">
                  <wp:posOffset>2216785</wp:posOffset>
                </wp:positionV>
                <wp:extent cx="5695950" cy="1230630"/>
                <wp:effectExtent l="19050" t="19050" r="38100" b="45720"/>
                <wp:wrapNone/>
                <wp:docPr id="2248"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0" cy="1230630"/>
                        </a:xfrm>
                        <a:prstGeom prst="roundRect">
                          <a:avLst>
                            <a:gd name="adj" fmla="val 16667"/>
                          </a:avLst>
                        </a:prstGeom>
                        <a:solidFill>
                          <a:schemeClr val="accent1">
                            <a:lumMod val="20000"/>
                            <a:lumOff val="80000"/>
                          </a:schemeClr>
                        </a:solidFill>
                        <a:ln w="63500" cmpd="thickThin">
                          <a:solidFill>
                            <a:srgbClr val="1B1088"/>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7F2E541" w14:textId="77777777" w:rsidR="00F81A6C" w:rsidRDefault="00F81A6C" w:rsidP="00D5621A">
                            <w:pPr>
                              <w:spacing w:before="200" w:after="100"/>
                              <w:jc w:val="center"/>
                            </w:pPr>
                            <w:r>
                              <w:rPr>
                                <w:rFonts w:ascii="Calibri" w:eastAsia="Calibri" w:hAnsi="Calibri" w:cs="Calibri"/>
                                <w:b/>
                                <w:bCs/>
                                <w:color w:val="2E7D32"/>
                                <w:sz w:val="32"/>
                                <w:szCs w:val="32"/>
                              </w:rPr>
                              <w:t>Plateforme Numérique Intégrée de Suivi-Évaluation</w:t>
                            </w:r>
                          </w:p>
                          <w:p w14:paraId="7C51BA36" w14:textId="77777777" w:rsidR="00F81A6C" w:rsidRPr="002A321A" w:rsidRDefault="00F81A6C" w:rsidP="00D5621A">
                            <w:pPr>
                              <w:jc w:val="center"/>
                              <w:rPr>
                                <w:b/>
                                <w:bCs/>
                                <w:sz w:val="32"/>
                                <w:szCs w:val="32"/>
                              </w:rPr>
                            </w:pPr>
                            <w:r>
                              <w:rPr>
                                <w:b/>
                                <w:bCs/>
                                <w:sz w:val="32"/>
                                <w:szCs w:val="32"/>
                              </w:rPr>
                              <w:t>Cahier des charges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010D80" id="AutoShape 12" o:spid="_x0000_s1026" style="position:absolute;left:0;text-align:left;margin-left:0;margin-top:174.55pt;width:448.5pt;height:96.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" fillcolor="#deeaf6 [660]" strokecolor="#1b1088" strokeweight="5pt">
                <v:stroke linestyle="thickThin"/>
                <v:shadow color="#868686"/>
                <v:textbox>
                  <w:txbxContent>
                    <w:p w14:paraId="37F2E541" w14:textId="77777777" w:rsidR="00F81A6C" w:rsidRDefault="00F81A6C" w:rsidP="00D5621A">
                      <w:pPr>
                        <w:spacing w:before="200" w:after="100"/>
                        <w:jc w:val="center"/>
                      </w:pPr>
                      <w:r>
                        <w:rPr>
                          <w:rFonts w:ascii="Calibri" w:eastAsia="Calibri" w:hAnsi="Calibri" w:cs="Calibri"/>
                          <w:b/>
                          <w:bCs/>
                          <w:color w:val="2E7D32"/>
                          <w:sz w:val="32"/>
                          <w:szCs w:val="32"/>
                        </w:rPr>
                        <w:t>Plateforme Numérique Intégrée de Suivi-Évaluation</w:t>
                      </w:r>
                    </w:p>
                    <w:p w14:paraId="7C51BA36" w14:textId="77777777" w:rsidR="00F81A6C" w:rsidRPr="002A321A" w:rsidRDefault="00F81A6C" w:rsidP="00D5621A">
                      <w:pPr>
                        <w:jc w:val="center"/>
                        <w:rPr>
                          <w:b/>
                          <w:bCs/>
                          <w:sz w:val="32"/>
                          <w:szCs w:val="32"/>
                        </w:rPr>
                      </w:pPr>
                      <w:r>
                        <w:rPr>
                          <w:b/>
                          <w:bCs/>
                          <w:sz w:val="32"/>
                          <w:szCs w:val="32"/>
                        </w:rPr>
                        <w:t>Cahier des charges</w:t>
                      </w:r>
                    </w:p>
                  </w:txbxContent>
                </v:textbox>
                <w10:wrap anchorx="margin"/>
              </v:roundrect>
            </w:pict>
          </mc:Fallback>
        </mc:AlternateContent>
      </w:r>
      <w:r w:rsidRPr="00D5621A">
        <w:rPr>
          <w:rFonts w:ascii="Cambria" w:eastAsia="Calibri" w:hAnsi="Cambria" w:cs="Calibri"/>
          <w:b/>
          <w:bCs/>
          <w:noProof/>
          <w:color w:val="1F3864"/>
          <w:sz w:val="24"/>
          <w:szCs w:val="24"/>
        </w:rPr>
        <w:drawing>
          <wp:anchor distT="0" distB="0" distL="114300" distR="114300" simplePos="0" relativeHeight="251660288" behindDoc="0" locked="0" layoutInCell="1" allowOverlap="1" wp14:anchorId="155A28DA" wp14:editId="3EDDE34D">
            <wp:simplePos x="0" y="0"/>
            <wp:positionH relativeFrom="margin">
              <wp:posOffset>2263775</wp:posOffset>
            </wp:positionH>
            <wp:positionV relativeFrom="paragraph">
              <wp:posOffset>551815</wp:posOffset>
            </wp:positionV>
            <wp:extent cx="1175385" cy="1085850"/>
            <wp:effectExtent l="0" t="0" r="5715"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5385" cy="1085850"/>
                    </a:xfrm>
                    <a:prstGeom prst="rect">
                      <a:avLst/>
                    </a:prstGeom>
                    <a:noFill/>
                  </pic:spPr>
                </pic:pic>
              </a:graphicData>
            </a:graphic>
            <wp14:sizeRelH relativeFrom="margin">
              <wp14:pctWidth>0</wp14:pctWidth>
            </wp14:sizeRelH>
            <wp14:sizeRelV relativeFrom="margin">
              <wp14:pctHeight>0</wp14:pctHeight>
            </wp14:sizeRelV>
          </wp:anchor>
        </w:drawing>
      </w:r>
    </w:p>
    <w:p w14:paraId="4F5D48E8"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48C2DDCD"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76C3D311"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51852BF6"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7CF44EB6"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437C8DDC"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1C5B0093"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6A31BE19"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1156B5DA"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468B2DD5"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646A22B6"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56C29441" w14:textId="77777777" w:rsidR="00D5621A" w:rsidRDefault="00D5621A" w:rsidP="00D5621A">
      <w:pPr>
        <w:pStyle w:val="Titre1"/>
        <w:pBdr>
          <w:bottom w:val="single" w:sz="8" w:space="4" w:color="2E7D32"/>
        </w:pBdr>
        <w:spacing w:before="400" w:after="200"/>
        <w:jc w:val="center"/>
        <w:rPr>
          <w:rFonts w:ascii="Cambria" w:eastAsia="Calibri" w:hAnsi="Cambria" w:cs="Calibri"/>
          <w:b/>
          <w:bCs/>
          <w:color w:val="1F3864"/>
          <w:sz w:val="24"/>
          <w:szCs w:val="24"/>
        </w:rPr>
      </w:pPr>
      <w:r>
        <w:rPr>
          <w:rFonts w:ascii="Cambria" w:eastAsia="Calibri" w:hAnsi="Cambria" w:cs="Calibri"/>
          <w:b/>
          <w:bCs/>
          <w:color w:val="1F3864"/>
          <w:sz w:val="24"/>
          <w:szCs w:val="24"/>
        </w:rPr>
        <w:t>AOUT 2026</w:t>
      </w:r>
    </w:p>
    <w:p w14:paraId="01BE7049"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01E65EDD"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7DD1FC8E"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7BD2D43B"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6224CF59"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3933632C"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037060A9"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0938E66D"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sdt>
      <w:sdtPr>
        <w:rPr>
          <w:rFonts w:ascii="Times New Roman" w:eastAsia="Times New Roman" w:hAnsi="Times New Roman" w:cs="Times New Roman"/>
          <w:color w:val="auto"/>
          <w:sz w:val="20"/>
          <w:szCs w:val="20"/>
        </w:rPr>
        <w:id w:val="-70739171"/>
        <w:docPartObj>
          <w:docPartGallery w:val="Table of Contents"/>
          <w:docPartUnique/>
        </w:docPartObj>
      </w:sdtPr>
      <w:sdtEndPr>
        <w:rPr>
          <w:b/>
          <w:bCs/>
        </w:rPr>
      </w:sdtEndPr>
      <w:sdtContent>
        <w:p w14:paraId="66EC8B75" w14:textId="77777777" w:rsidR="00D5621A" w:rsidRDefault="00D5621A" w:rsidP="00D5621A">
          <w:pPr>
            <w:pStyle w:val="En-ttedetabledesmatires"/>
            <w:jc w:val="both"/>
          </w:pPr>
          <w:r>
            <w:t>Table des matières</w:t>
          </w:r>
        </w:p>
        <w:p w14:paraId="1BAEF99F" w14:textId="77777777" w:rsidR="00D5621A" w:rsidRDefault="00D5621A" w:rsidP="00D5621A">
          <w:pPr>
            <w:pStyle w:val="TM1"/>
            <w:tabs>
              <w:tab w:val="right" w:leader="dot" w:pos="9696"/>
            </w:tabs>
            <w:jc w:val="both"/>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7032879" w:history="1">
            <w:r w:rsidRPr="000F2DEE">
              <w:rPr>
                <w:rStyle w:val="Lienhypertexte"/>
                <w:rFonts w:ascii="Cambria" w:eastAsia="Calibri" w:hAnsi="Cambria" w:cs="Calibri"/>
                <w:b/>
                <w:bCs/>
                <w:noProof/>
              </w:rPr>
              <w:t>1. Contexte et justification</w:t>
            </w:r>
            <w:r>
              <w:rPr>
                <w:noProof/>
                <w:webHidden/>
              </w:rPr>
              <w:tab/>
            </w:r>
            <w:r>
              <w:rPr>
                <w:noProof/>
                <w:webHidden/>
              </w:rPr>
              <w:fldChar w:fldCharType="begin"/>
            </w:r>
            <w:r>
              <w:rPr>
                <w:noProof/>
                <w:webHidden/>
              </w:rPr>
              <w:instrText xml:space="preserve"> PAGEREF _Toc237032879 \h </w:instrText>
            </w:r>
            <w:r>
              <w:rPr>
                <w:noProof/>
                <w:webHidden/>
              </w:rPr>
            </w:r>
            <w:r>
              <w:rPr>
                <w:noProof/>
                <w:webHidden/>
              </w:rPr>
              <w:fldChar w:fldCharType="separate"/>
            </w:r>
            <w:r>
              <w:rPr>
                <w:noProof/>
                <w:webHidden/>
              </w:rPr>
              <w:t>3</w:t>
            </w:r>
            <w:r>
              <w:rPr>
                <w:noProof/>
                <w:webHidden/>
              </w:rPr>
              <w:fldChar w:fldCharType="end"/>
            </w:r>
          </w:hyperlink>
        </w:p>
        <w:p w14:paraId="22AB14BE" w14:textId="77777777" w:rsidR="00D5621A" w:rsidRDefault="00F81A6C" w:rsidP="00D5621A">
          <w:pPr>
            <w:pStyle w:val="TM1"/>
            <w:tabs>
              <w:tab w:val="right" w:leader="dot" w:pos="9696"/>
            </w:tabs>
            <w:jc w:val="both"/>
            <w:rPr>
              <w:rFonts w:asciiTheme="minorHAnsi" w:eastAsiaTheme="minorEastAsia" w:hAnsiTheme="minorHAnsi" w:cstheme="minorBidi"/>
              <w:noProof/>
              <w:sz w:val="22"/>
              <w:szCs w:val="22"/>
            </w:rPr>
          </w:pPr>
          <w:hyperlink w:anchor="_Toc237032880" w:history="1">
            <w:r w:rsidR="00D5621A" w:rsidRPr="000F2DEE">
              <w:rPr>
                <w:rStyle w:val="Lienhypertexte"/>
                <w:rFonts w:ascii="Cambria" w:eastAsia="Calibri" w:hAnsi="Cambria" w:cs="Calibri"/>
                <w:b/>
                <w:bCs/>
                <w:noProof/>
              </w:rPr>
              <w:t>2. Objectifs de la plateforme</w:t>
            </w:r>
            <w:r w:rsidR="00D5621A">
              <w:rPr>
                <w:noProof/>
                <w:webHidden/>
              </w:rPr>
              <w:tab/>
            </w:r>
            <w:r w:rsidR="00D5621A">
              <w:rPr>
                <w:noProof/>
                <w:webHidden/>
              </w:rPr>
              <w:fldChar w:fldCharType="begin"/>
            </w:r>
            <w:r w:rsidR="00D5621A">
              <w:rPr>
                <w:noProof/>
                <w:webHidden/>
              </w:rPr>
              <w:instrText xml:space="preserve"> PAGEREF _Toc237032880 \h </w:instrText>
            </w:r>
            <w:r w:rsidR="00D5621A">
              <w:rPr>
                <w:noProof/>
                <w:webHidden/>
              </w:rPr>
            </w:r>
            <w:r w:rsidR="00D5621A">
              <w:rPr>
                <w:noProof/>
                <w:webHidden/>
              </w:rPr>
              <w:fldChar w:fldCharType="separate"/>
            </w:r>
            <w:r w:rsidR="00D5621A">
              <w:rPr>
                <w:noProof/>
                <w:webHidden/>
              </w:rPr>
              <w:t>4</w:t>
            </w:r>
            <w:r w:rsidR="00D5621A">
              <w:rPr>
                <w:noProof/>
                <w:webHidden/>
              </w:rPr>
              <w:fldChar w:fldCharType="end"/>
            </w:r>
          </w:hyperlink>
        </w:p>
        <w:p w14:paraId="1847778C" w14:textId="77777777" w:rsidR="00D5621A" w:rsidRDefault="00F81A6C" w:rsidP="00D5621A">
          <w:pPr>
            <w:pStyle w:val="TM2"/>
            <w:tabs>
              <w:tab w:val="right" w:leader="dot" w:pos="9696"/>
            </w:tabs>
            <w:jc w:val="both"/>
            <w:rPr>
              <w:rFonts w:asciiTheme="minorHAnsi" w:eastAsiaTheme="minorEastAsia" w:hAnsiTheme="minorHAnsi" w:cstheme="minorBidi"/>
              <w:noProof/>
              <w:sz w:val="22"/>
              <w:szCs w:val="22"/>
            </w:rPr>
          </w:pPr>
          <w:hyperlink w:anchor="_Toc237032881" w:history="1">
            <w:r w:rsidR="00D5621A" w:rsidRPr="000F2DEE">
              <w:rPr>
                <w:rStyle w:val="Lienhypertexte"/>
                <w:rFonts w:ascii="Cambria" w:eastAsia="Calibri" w:hAnsi="Cambria" w:cs="Calibri"/>
                <w:b/>
                <w:bCs/>
                <w:noProof/>
              </w:rPr>
              <w:t>2.1 Objectif global</w:t>
            </w:r>
            <w:r w:rsidR="00D5621A">
              <w:rPr>
                <w:noProof/>
                <w:webHidden/>
              </w:rPr>
              <w:tab/>
            </w:r>
            <w:r w:rsidR="00D5621A">
              <w:rPr>
                <w:noProof/>
                <w:webHidden/>
              </w:rPr>
              <w:fldChar w:fldCharType="begin"/>
            </w:r>
            <w:r w:rsidR="00D5621A">
              <w:rPr>
                <w:noProof/>
                <w:webHidden/>
              </w:rPr>
              <w:instrText xml:space="preserve"> PAGEREF _Toc237032881 \h </w:instrText>
            </w:r>
            <w:r w:rsidR="00D5621A">
              <w:rPr>
                <w:noProof/>
                <w:webHidden/>
              </w:rPr>
            </w:r>
            <w:r w:rsidR="00D5621A">
              <w:rPr>
                <w:noProof/>
                <w:webHidden/>
              </w:rPr>
              <w:fldChar w:fldCharType="separate"/>
            </w:r>
            <w:r w:rsidR="00D5621A">
              <w:rPr>
                <w:noProof/>
                <w:webHidden/>
              </w:rPr>
              <w:t>4</w:t>
            </w:r>
            <w:r w:rsidR="00D5621A">
              <w:rPr>
                <w:noProof/>
                <w:webHidden/>
              </w:rPr>
              <w:fldChar w:fldCharType="end"/>
            </w:r>
          </w:hyperlink>
        </w:p>
        <w:p w14:paraId="08C1E405" w14:textId="77777777" w:rsidR="00D5621A" w:rsidRDefault="00F81A6C" w:rsidP="00D5621A">
          <w:pPr>
            <w:pStyle w:val="TM2"/>
            <w:tabs>
              <w:tab w:val="right" w:leader="dot" w:pos="9696"/>
            </w:tabs>
            <w:jc w:val="both"/>
            <w:rPr>
              <w:rFonts w:asciiTheme="minorHAnsi" w:eastAsiaTheme="minorEastAsia" w:hAnsiTheme="minorHAnsi" w:cstheme="minorBidi"/>
              <w:noProof/>
              <w:sz w:val="22"/>
              <w:szCs w:val="22"/>
            </w:rPr>
          </w:pPr>
          <w:hyperlink w:anchor="_Toc237032882" w:history="1">
            <w:r w:rsidR="00D5621A" w:rsidRPr="000F2DEE">
              <w:rPr>
                <w:rStyle w:val="Lienhypertexte"/>
                <w:rFonts w:ascii="Cambria" w:eastAsia="Calibri" w:hAnsi="Cambria" w:cs="Calibri"/>
                <w:b/>
                <w:bCs/>
                <w:noProof/>
              </w:rPr>
              <w:t>2.2 Objectifs spécifiques</w:t>
            </w:r>
            <w:r w:rsidR="00D5621A">
              <w:rPr>
                <w:noProof/>
                <w:webHidden/>
              </w:rPr>
              <w:tab/>
            </w:r>
            <w:r w:rsidR="00D5621A">
              <w:rPr>
                <w:noProof/>
                <w:webHidden/>
              </w:rPr>
              <w:fldChar w:fldCharType="begin"/>
            </w:r>
            <w:r w:rsidR="00D5621A">
              <w:rPr>
                <w:noProof/>
                <w:webHidden/>
              </w:rPr>
              <w:instrText xml:space="preserve"> PAGEREF _Toc237032882 \h </w:instrText>
            </w:r>
            <w:r w:rsidR="00D5621A">
              <w:rPr>
                <w:noProof/>
                <w:webHidden/>
              </w:rPr>
            </w:r>
            <w:r w:rsidR="00D5621A">
              <w:rPr>
                <w:noProof/>
                <w:webHidden/>
              </w:rPr>
              <w:fldChar w:fldCharType="separate"/>
            </w:r>
            <w:r w:rsidR="00D5621A">
              <w:rPr>
                <w:noProof/>
                <w:webHidden/>
              </w:rPr>
              <w:t>4</w:t>
            </w:r>
            <w:r w:rsidR="00D5621A">
              <w:rPr>
                <w:noProof/>
                <w:webHidden/>
              </w:rPr>
              <w:fldChar w:fldCharType="end"/>
            </w:r>
          </w:hyperlink>
        </w:p>
        <w:p w14:paraId="11554319" w14:textId="77777777" w:rsidR="00D5621A" w:rsidRDefault="00F81A6C" w:rsidP="00D5621A">
          <w:pPr>
            <w:pStyle w:val="TM1"/>
            <w:tabs>
              <w:tab w:val="right" w:leader="dot" w:pos="9696"/>
            </w:tabs>
            <w:jc w:val="both"/>
            <w:rPr>
              <w:rFonts w:asciiTheme="minorHAnsi" w:eastAsiaTheme="minorEastAsia" w:hAnsiTheme="minorHAnsi" w:cstheme="minorBidi"/>
              <w:noProof/>
              <w:sz w:val="22"/>
              <w:szCs w:val="22"/>
            </w:rPr>
          </w:pPr>
          <w:hyperlink w:anchor="_Toc237032883" w:history="1">
            <w:r w:rsidR="00D5621A" w:rsidRPr="000F2DEE">
              <w:rPr>
                <w:rStyle w:val="Lienhypertexte"/>
                <w:rFonts w:ascii="Cambria" w:eastAsia="Calibri" w:hAnsi="Cambria" w:cs="Calibri"/>
                <w:b/>
                <w:bCs/>
                <w:noProof/>
              </w:rPr>
              <w:t>3. Résultats attendus</w:t>
            </w:r>
            <w:r w:rsidR="00D5621A">
              <w:rPr>
                <w:noProof/>
                <w:webHidden/>
              </w:rPr>
              <w:tab/>
            </w:r>
            <w:r w:rsidR="00D5621A">
              <w:rPr>
                <w:noProof/>
                <w:webHidden/>
              </w:rPr>
              <w:fldChar w:fldCharType="begin"/>
            </w:r>
            <w:r w:rsidR="00D5621A">
              <w:rPr>
                <w:noProof/>
                <w:webHidden/>
              </w:rPr>
              <w:instrText xml:space="preserve"> PAGEREF _Toc237032883 \h </w:instrText>
            </w:r>
            <w:r w:rsidR="00D5621A">
              <w:rPr>
                <w:noProof/>
                <w:webHidden/>
              </w:rPr>
            </w:r>
            <w:r w:rsidR="00D5621A">
              <w:rPr>
                <w:noProof/>
                <w:webHidden/>
              </w:rPr>
              <w:fldChar w:fldCharType="separate"/>
            </w:r>
            <w:r w:rsidR="00D5621A">
              <w:rPr>
                <w:noProof/>
                <w:webHidden/>
              </w:rPr>
              <w:t>4</w:t>
            </w:r>
            <w:r w:rsidR="00D5621A">
              <w:rPr>
                <w:noProof/>
                <w:webHidden/>
              </w:rPr>
              <w:fldChar w:fldCharType="end"/>
            </w:r>
          </w:hyperlink>
        </w:p>
        <w:p w14:paraId="0EFBE12A" w14:textId="77777777" w:rsidR="00D5621A" w:rsidRDefault="00F81A6C" w:rsidP="00D5621A">
          <w:pPr>
            <w:pStyle w:val="TM1"/>
            <w:tabs>
              <w:tab w:val="right" w:leader="dot" w:pos="9696"/>
            </w:tabs>
            <w:jc w:val="both"/>
            <w:rPr>
              <w:rFonts w:asciiTheme="minorHAnsi" w:eastAsiaTheme="minorEastAsia" w:hAnsiTheme="minorHAnsi" w:cstheme="minorBidi"/>
              <w:noProof/>
              <w:sz w:val="22"/>
              <w:szCs w:val="22"/>
            </w:rPr>
          </w:pPr>
          <w:hyperlink w:anchor="_Toc237032884" w:history="1">
            <w:r w:rsidR="00D5621A" w:rsidRPr="000F2DEE">
              <w:rPr>
                <w:rStyle w:val="Lienhypertexte"/>
                <w:rFonts w:ascii="Cambria" w:eastAsia="Calibri" w:hAnsi="Cambria" w:cs="Calibri"/>
                <w:b/>
                <w:bCs/>
                <w:noProof/>
              </w:rPr>
              <w:t>4. Utilisateurs cibles et rôles</w:t>
            </w:r>
            <w:r w:rsidR="00D5621A">
              <w:rPr>
                <w:noProof/>
                <w:webHidden/>
              </w:rPr>
              <w:tab/>
            </w:r>
            <w:r w:rsidR="00D5621A">
              <w:rPr>
                <w:noProof/>
                <w:webHidden/>
              </w:rPr>
              <w:fldChar w:fldCharType="begin"/>
            </w:r>
            <w:r w:rsidR="00D5621A">
              <w:rPr>
                <w:noProof/>
                <w:webHidden/>
              </w:rPr>
              <w:instrText xml:space="preserve"> PAGEREF _Toc237032884 \h </w:instrText>
            </w:r>
            <w:r w:rsidR="00D5621A">
              <w:rPr>
                <w:noProof/>
                <w:webHidden/>
              </w:rPr>
            </w:r>
            <w:r w:rsidR="00D5621A">
              <w:rPr>
                <w:noProof/>
                <w:webHidden/>
              </w:rPr>
              <w:fldChar w:fldCharType="separate"/>
            </w:r>
            <w:r w:rsidR="00D5621A">
              <w:rPr>
                <w:noProof/>
                <w:webHidden/>
              </w:rPr>
              <w:t>4</w:t>
            </w:r>
            <w:r w:rsidR="00D5621A">
              <w:rPr>
                <w:noProof/>
                <w:webHidden/>
              </w:rPr>
              <w:fldChar w:fldCharType="end"/>
            </w:r>
          </w:hyperlink>
        </w:p>
        <w:p w14:paraId="6FF9BBE1" w14:textId="77777777" w:rsidR="00D5621A" w:rsidRDefault="00F81A6C" w:rsidP="00D5621A">
          <w:pPr>
            <w:pStyle w:val="TM1"/>
            <w:tabs>
              <w:tab w:val="right" w:leader="dot" w:pos="9696"/>
            </w:tabs>
            <w:jc w:val="both"/>
            <w:rPr>
              <w:rFonts w:asciiTheme="minorHAnsi" w:eastAsiaTheme="minorEastAsia" w:hAnsiTheme="minorHAnsi" w:cstheme="minorBidi"/>
              <w:noProof/>
              <w:sz w:val="22"/>
              <w:szCs w:val="22"/>
            </w:rPr>
          </w:pPr>
          <w:hyperlink w:anchor="_Toc237032885" w:history="1">
            <w:r w:rsidR="00D5621A" w:rsidRPr="000F2DEE">
              <w:rPr>
                <w:rStyle w:val="Lienhypertexte"/>
                <w:rFonts w:ascii="Cambria" w:eastAsia="Calibri" w:hAnsi="Cambria" w:cs="Calibri"/>
                <w:b/>
                <w:bCs/>
                <w:noProof/>
              </w:rPr>
              <w:t>5. Périmètre fonctionnel</w:t>
            </w:r>
            <w:r w:rsidR="00D5621A">
              <w:rPr>
                <w:noProof/>
                <w:webHidden/>
              </w:rPr>
              <w:tab/>
            </w:r>
            <w:r w:rsidR="00D5621A">
              <w:rPr>
                <w:noProof/>
                <w:webHidden/>
              </w:rPr>
              <w:fldChar w:fldCharType="begin"/>
            </w:r>
            <w:r w:rsidR="00D5621A">
              <w:rPr>
                <w:noProof/>
                <w:webHidden/>
              </w:rPr>
              <w:instrText xml:space="preserve"> PAGEREF _Toc237032885 \h </w:instrText>
            </w:r>
            <w:r w:rsidR="00D5621A">
              <w:rPr>
                <w:noProof/>
                <w:webHidden/>
              </w:rPr>
            </w:r>
            <w:r w:rsidR="00D5621A">
              <w:rPr>
                <w:noProof/>
                <w:webHidden/>
              </w:rPr>
              <w:fldChar w:fldCharType="separate"/>
            </w:r>
            <w:r w:rsidR="00D5621A">
              <w:rPr>
                <w:noProof/>
                <w:webHidden/>
              </w:rPr>
              <w:t>5</w:t>
            </w:r>
            <w:r w:rsidR="00D5621A">
              <w:rPr>
                <w:noProof/>
                <w:webHidden/>
              </w:rPr>
              <w:fldChar w:fldCharType="end"/>
            </w:r>
          </w:hyperlink>
        </w:p>
        <w:p w14:paraId="5AA9ACB5" w14:textId="77777777" w:rsidR="00D5621A" w:rsidRDefault="00F81A6C" w:rsidP="00D5621A">
          <w:pPr>
            <w:pStyle w:val="TM1"/>
            <w:tabs>
              <w:tab w:val="right" w:leader="dot" w:pos="9696"/>
            </w:tabs>
            <w:jc w:val="both"/>
            <w:rPr>
              <w:rFonts w:asciiTheme="minorHAnsi" w:eastAsiaTheme="minorEastAsia" w:hAnsiTheme="minorHAnsi" w:cstheme="minorBidi"/>
              <w:noProof/>
              <w:sz w:val="22"/>
              <w:szCs w:val="22"/>
            </w:rPr>
          </w:pPr>
          <w:hyperlink w:anchor="_Toc237032886" w:history="1">
            <w:r w:rsidR="00D5621A" w:rsidRPr="000F2DEE">
              <w:rPr>
                <w:rStyle w:val="Lienhypertexte"/>
                <w:rFonts w:ascii="Cambria" w:eastAsia="Calibri" w:hAnsi="Cambria" w:cs="Calibri"/>
                <w:b/>
                <w:bCs/>
                <w:noProof/>
              </w:rPr>
              <w:t>6. Modèle de données détaillé</w:t>
            </w:r>
            <w:r w:rsidR="00D5621A">
              <w:rPr>
                <w:noProof/>
                <w:webHidden/>
              </w:rPr>
              <w:tab/>
            </w:r>
            <w:r w:rsidR="00D5621A">
              <w:rPr>
                <w:noProof/>
                <w:webHidden/>
              </w:rPr>
              <w:fldChar w:fldCharType="begin"/>
            </w:r>
            <w:r w:rsidR="00D5621A">
              <w:rPr>
                <w:noProof/>
                <w:webHidden/>
              </w:rPr>
              <w:instrText xml:space="preserve"> PAGEREF _Toc237032886 \h </w:instrText>
            </w:r>
            <w:r w:rsidR="00D5621A">
              <w:rPr>
                <w:noProof/>
                <w:webHidden/>
              </w:rPr>
            </w:r>
            <w:r w:rsidR="00D5621A">
              <w:rPr>
                <w:noProof/>
                <w:webHidden/>
              </w:rPr>
              <w:fldChar w:fldCharType="separate"/>
            </w:r>
            <w:r w:rsidR="00D5621A">
              <w:rPr>
                <w:noProof/>
                <w:webHidden/>
              </w:rPr>
              <w:t>7</w:t>
            </w:r>
            <w:r w:rsidR="00D5621A">
              <w:rPr>
                <w:noProof/>
                <w:webHidden/>
              </w:rPr>
              <w:fldChar w:fldCharType="end"/>
            </w:r>
          </w:hyperlink>
        </w:p>
        <w:p w14:paraId="3A539344"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887" w:history="1">
            <w:r w:rsidR="00D5621A" w:rsidRPr="000F2DEE">
              <w:rPr>
                <w:rStyle w:val="Lienhypertexte"/>
                <w:rFonts w:ascii="Cambria" w:eastAsia="Calibri" w:hAnsi="Cambria" w:cs="Calibri"/>
                <w:b/>
                <w:bCs/>
                <w:noProof/>
              </w:rPr>
              <w:t>1. PROJET</w:t>
            </w:r>
            <w:r w:rsidR="00D5621A">
              <w:rPr>
                <w:noProof/>
                <w:webHidden/>
              </w:rPr>
              <w:tab/>
            </w:r>
            <w:r w:rsidR="00D5621A">
              <w:rPr>
                <w:noProof/>
                <w:webHidden/>
              </w:rPr>
              <w:fldChar w:fldCharType="begin"/>
            </w:r>
            <w:r w:rsidR="00D5621A">
              <w:rPr>
                <w:noProof/>
                <w:webHidden/>
              </w:rPr>
              <w:instrText xml:space="preserve"> PAGEREF _Toc237032887 \h </w:instrText>
            </w:r>
            <w:r w:rsidR="00D5621A">
              <w:rPr>
                <w:noProof/>
                <w:webHidden/>
              </w:rPr>
            </w:r>
            <w:r w:rsidR="00D5621A">
              <w:rPr>
                <w:noProof/>
                <w:webHidden/>
              </w:rPr>
              <w:fldChar w:fldCharType="separate"/>
            </w:r>
            <w:r w:rsidR="00D5621A">
              <w:rPr>
                <w:noProof/>
                <w:webHidden/>
              </w:rPr>
              <w:t>7</w:t>
            </w:r>
            <w:r w:rsidR="00D5621A">
              <w:rPr>
                <w:noProof/>
                <w:webHidden/>
              </w:rPr>
              <w:fldChar w:fldCharType="end"/>
            </w:r>
          </w:hyperlink>
        </w:p>
        <w:p w14:paraId="334566AE"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888" w:history="1">
            <w:r w:rsidR="00D5621A" w:rsidRPr="000F2DEE">
              <w:rPr>
                <w:rStyle w:val="Lienhypertexte"/>
                <w:rFonts w:ascii="Cambria" w:eastAsia="Calibri" w:hAnsi="Cambria" w:cs="Calibri"/>
                <w:b/>
                <w:bCs/>
                <w:noProof/>
              </w:rPr>
              <w:t>2. OBJECTIF GÉNÉRAL</w:t>
            </w:r>
            <w:r w:rsidR="00D5621A">
              <w:rPr>
                <w:noProof/>
                <w:webHidden/>
              </w:rPr>
              <w:tab/>
            </w:r>
            <w:r w:rsidR="00D5621A">
              <w:rPr>
                <w:noProof/>
                <w:webHidden/>
              </w:rPr>
              <w:fldChar w:fldCharType="begin"/>
            </w:r>
            <w:r w:rsidR="00D5621A">
              <w:rPr>
                <w:noProof/>
                <w:webHidden/>
              </w:rPr>
              <w:instrText xml:space="preserve"> PAGEREF _Toc237032888 \h </w:instrText>
            </w:r>
            <w:r w:rsidR="00D5621A">
              <w:rPr>
                <w:noProof/>
                <w:webHidden/>
              </w:rPr>
            </w:r>
            <w:r w:rsidR="00D5621A">
              <w:rPr>
                <w:noProof/>
                <w:webHidden/>
              </w:rPr>
              <w:fldChar w:fldCharType="separate"/>
            </w:r>
            <w:r w:rsidR="00D5621A">
              <w:rPr>
                <w:noProof/>
                <w:webHidden/>
              </w:rPr>
              <w:t>8</w:t>
            </w:r>
            <w:r w:rsidR="00D5621A">
              <w:rPr>
                <w:noProof/>
                <w:webHidden/>
              </w:rPr>
              <w:fldChar w:fldCharType="end"/>
            </w:r>
          </w:hyperlink>
        </w:p>
        <w:p w14:paraId="0880E5ED"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889" w:history="1">
            <w:r w:rsidR="00D5621A" w:rsidRPr="000F2DEE">
              <w:rPr>
                <w:rStyle w:val="Lienhypertexte"/>
                <w:rFonts w:ascii="Cambria" w:eastAsia="Calibri" w:hAnsi="Cambria" w:cs="Calibri"/>
                <w:b/>
                <w:bCs/>
                <w:noProof/>
              </w:rPr>
              <w:t>3. OBJECTIF SPÉCIFIQUE</w:t>
            </w:r>
            <w:r w:rsidR="00D5621A">
              <w:rPr>
                <w:noProof/>
                <w:webHidden/>
              </w:rPr>
              <w:tab/>
            </w:r>
            <w:r w:rsidR="00D5621A">
              <w:rPr>
                <w:noProof/>
                <w:webHidden/>
              </w:rPr>
              <w:fldChar w:fldCharType="begin"/>
            </w:r>
            <w:r w:rsidR="00D5621A">
              <w:rPr>
                <w:noProof/>
                <w:webHidden/>
              </w:rPr>
              <w:instrText xml:space="preserve"> PAGEREF _Toc237032889 \h </w:instrText>
            </w:r>
            <w:r w:rsidR="00D5621A">
              <w:rPr>
                <w:noProof/>
                <w:webHidden/>
              </w:rPr>
            </w:r>
            <w:r w:rsidR="00D5621A">
              <w:rPr>
                <w:noProof/>
                <w:webHidden/>
              </w:rPr>
              <w:fldChar w:fldCharType="separate"/>
            </w:r>
            <w:r w:rsidR="00D5621A">
              <w:rPr>
                <w:noProof/>
                <w:webHidden/>
              </w:rPr>
              <w:t>8</w:t>
            </w:r>
            <w:r w:rsidR="00D5621A">
              <w:rPr>
                <w:noProof/>
                <w:webHidden/>
              </w:rPr>
              <w:fldChar w:fldCharType="end"/>
            </w:r>
          </w:hyperlink>
        </w:p>
        <w:p w14:paraId="540157DD"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890" w:history="1">
            <w:r w:rsidR="00D5621A" w:rsidRPr="000F2DEE">
              <w:rPr>
                <w:rStyle w:val="Lienhypertexte"/>
                <w:rFonts w:ascii="Cambria" w:eastAsia="Calibri" w:hAnsi="Cambria" w:cs="Calibri"/>
                <w:b/>
                <w:bCs/>
                <w:noProof/>
              </w:rPr>
              <w:t>4. ACTIVITÉ</w:t>
            </w:r>
            <w:r w:rsidR="00D5621A">
              <w:rPr>
                <w:noProof/>
                <w:webHidden/>
              </w:rPr>
              <w:tab/>
            </w:r>
            <w:r w:rsidR="00D5621A">
              <w:rPr>
                <w:noProof/>
                <w:webHidden/>
              </w:rPr>
              <w:fldChar w:fldCharType="begin"/>
            </w:r>
            <w:r w:rsidR="00D5621A">
              <w:rPr>
                <w:noProof/>
                <w:webHidden/>
              </w:rPr>
              <w:instrText xml:space="preserve"> PAGEREF _Toc237032890 \h </w:instrText>
            </w:r>
            <w:r w:rsidR="00D5621A">
              <w:rPr>
                <w:noProof/>
                <w:webHidden/>
              </w:rPr>
            </w:r>
            <w:r w:rsidR="00D5621A">
              <w:rPr>
                <w:noProof/>
                <w:webHidden/>
              </w:rPr>
              <w:fldChar w:fldCharType="separate"/>
            </w:r>
            <w:r w:rsidR="00D5621A">
              <w:rPr>
                <w:noProof/>
                <w:webHidden/>
              </w:rPr>
              <w:t>8</w:t>
            </w:r>
            <w:r w:rsidR="00D5621A">
              <w:rPr>
                <w:noProof/>
                <w:webHidden/>
              </w:rPr>
              <w:fldChar w:fldCharType="end"/>
            </w:r>
          </w:hyperlink>
        </w:p>
        <w:p w14:paraId="52949DEA"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891" w:history="1">
            <w:r w:rsidR="00D5621A" w:rsidRPr="000F2DEE">
              <w:rPr>
                <w:rStyle w:val="Lienhypertexte"/>
                <w:rFonts w:ascii="Cambria" w:eastAsia="Calibri" w:hAnsi="Cambria" w:cs="Calibri"/>
                <w:b/>
                <w:bCs/>
                <w:noProof/>
              </w:rPr>
              <w:t>5. SOUS-ACTIVITÉ</w:t>
            </w:r>
            <w:r w:rsidR="00D5621A">
              <w:rPr>
                <w:noProof/>
                <w:webHidden/>
              </w:rPr>
              <w:tab/>
            </w:r>
            <w:r w:rsidR="00D5621A">
              <w:rPr>
                <w:noProof/>
                <w:webHidden/>
              </w:rPr>
              <w:fldChar w:fldCharType="begin"/>
            </w:r>
            <w:r w:rsidR="00D5621A">
              <w:rPr>
                <w:noProof/>
                <w:webHidden/>
              </w:rPr>
              <w:instrText xml:space="preserve"> PAGEREF _Toc237032891 \h </w:instrText>
            </w:r>
            <w:r w:rsidR="00D5621A">
              <w:rPr>
                <w:noProof/>
                <w:webHidden/>
              </w:rPr>
            </w:r>
            <w:r w:rsidR="00D5621A">
              <w:rPr>
                <w:noProof/>
                <w:webHidden/>
              </w:rPr>
              <w:fldChar w:fldCharType="separate"/>
            </w:r>
            <w:r w:rsidR="00D5621A">
              <w:rPr>
                <w:noProof/>
                <w:webHidden/>
              </w:rPr>
              <w:t>9</w:t>
            </w:r>
            <w:r w:rsidR="00D5621A">
              <w:rPr>
                <w:noProof/>
                <w:webHidden/>
              </w:rPr>
              <w:fldChar w:fldCharType="end"/>
            </w:r>
          </w:hyperlink>
        </w:p>
        <w:p w14:paraId="2A7AF1AD"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892" w:history="1">
            <w:r w:rsidR="00D5621A" w:rsidRPr="000F2DEE">
              <w:rPr>
                <w:rStyle w:val="Lienhypertexte"/>
                <w:rFonts w:ascii="Cambria" w:eastAsia="Calibri" w:hAnsi="Cambria" w:cs="Calibri"/>
                <w:b/>
                <w:bCs/>
                <w:noProof/>
              </w:rPr>
              <w:t>6. BÉNÉFICIAIRE</w:t>
            </w:r>
            <w:r w:rsidR="00D5621A">
              <w:rPr>
                <w:noProof/>
                <w:webHidden/>
              </w:rPr>
              <w:tab/>
            </w:r>
            <w:r w:rsidR="00D5621A">
              <w:rPr>
                <w:noProof/>
                <w:webHidden/>
              </w:rPr>
              <w:fldChar w:fldCharType="begin"/>
            </w:r>
            <w:r w:rsidR="00D5621A">
              <w:rPr>
                <w:noProof/>
                <w:webHidden/>
              </w:rPr>
              <w:instrText xml:space="preserve"> PAGEREF _Toc237032892 \h </w:instrText>
            </w:r>
            <w:r w:rsidR="00D5621A">
              <w:rPr>
                <w:noProof/>
                <w:webHidden/>
              </w:rPr>
            </w:r>
            <w:r w:rsidR="00D5621A">
              <w:rPr>
                <w:noProof/>
                <w:webHidden/>
              </w:rPr>
              <w:fldChar w:fldCharType="separate"/>
            </w:r>
            <w:r w:rsidR="00D5621A">
              <w:rPr>
                <w:noProof/>
                <w:webHidden/>
              </w:rPr>
              <w:t>10</w:t>
            </w:r>
            <w:r w:rsidR="00D5621A">
              <w:rPr>
                <w:noProof/>
                <w:webHidden/>
              </w:rPr>
              <w:fldChar w:fldCharType="end"/>
            </w:r>
          </w:hyperlink>
        </w:p>
        <w:p w14:paraId="49964141"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893" w:history="1">
            <w:r w:rsidR="00D5621A" w:rsidRPr="000F2DEE">
              <w:rPr>
                <w:rStyle w:val="Lienhypertexte"/>
                <w:rFonts w:ascii="Cambria" w:eastAsia="Calibri" w:hAnsi="Cambria" w:cs="Calibri"/>
                <w:b/>
                <w:bCs/>
                <w:noProof/>
              </w:rPr>
              <w:t>7. INDICATEUR</w:t>
            </w:r>
            <w:r w:rsidR="00D5621A">
              <w:rPr>
                <w:noProof/>
                <w:webHidden/>
              </w:rPr>
              <w:tab/>
            </w:r>
            <w:r w:rsidR="00D5621A">
              <w:rPr>
                <w:noProof/>
                <w:webHidden/>
              </w:rPr>
              <w:fldChar w:fldCharType="begin"/>
            </w:r>
            <w:r w:rsidR="00D5621A">
              <w:rPr>
                <w:noProof/>
                <w:webHidden/>
              </w:rPr>
              <w:instrText xml:space="preserve"> PAGEREF _Toc237032893 \h </w:instrText>
            </w:r>
            <w:r w:rsidR="00D5621A">
              <w:rPr>
                <w:noProof/>
                <w:webHidden/>
              </w:rPr>
            </w:r>
            <w:r w:rsidR="00D5621A">
              <w:rPr>
                <w:noProof/>
                <w:webHidden/>
              </w:rPr>
              <w:fldChar w:fldCharType="separate"/>
            </w:r>
            <w:r w:rsidR="00D5621A">
              <w:rPr>
                <w:noProof/>
                <w:webHidden/>
              </w:rPr>
              <w:t>10</w:t>
            </w:r>
            <w:r w:rsidR="00D5621A">
              <w:rPr>
                <w:noProof/>
                <w:webHidden/>
              </w:rPr>
              <w:fldChar w:fldCharType="end"/>
            </w:r>
          </w:hyperlink>
        </w:p>
        <w:p w14:paraId="2452386D"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894" w:history="1">
            <w:r w:rsidR="00D5621A" w:rsidRPr="000F2DEE">
              <w:rPr>
                <w:rStyle w:val="Lienhypertexte"/>
                <w:rFonts w:ascii="Cambria" w:eastAsia="Calibri" w:hAnsi="Cambria" w:cs="Calibri"/>
                <w:b/>
                <w:bCs/>
                <w:noProof/>
              </w:rPr>
              <w:t>8. INTERVENANT (Équipe / Responsable de mise en œuvre)</w:t>
            </w:r>
            <w:r w:rsidR="00D5621A">
              <w:rPr>
                <w:noProof/>
                <w:webHidden/>
              </w:rPr>
              <w:tab/>
            </w:r>
            <w:r w:rsidR="00D5621A">
              <w:rPr>
                <w:noProof/>
                <w:webHidden/>
              </w:rPr>
              <w:fldChar w:fldCharType="begin"/>
            </w:r>
            <w:r w:rsidR="00D5621A">
              <w:rPr>
                <w:noProof/>
                <w:webHidden/>
              </w:rPr>
              <w:instrText xml:space="preserve"> PAGEREF _Toc237032894 \h </w:instrText>
            </w:r>
            <w:r w:rsidR="00D5621A">
              <w:rPr>
                <w:noProof/>
                <w:webHidden/>
              </w:rPr>
            </w:r>
            <w:r w:rsidR="00D5621A">
              <w:rPr>
                <w:noProof/>
                <w:webHidden/>
              </w:rPr>
              <w:fldChar w:fldCharType="separate"/>
            </w:r>
            <w:r w:rsidR="00D5621A">
              <w:rPr>
                <w:noProof/>
                <w:webHidden/>
              </w:rPr>
              <w:t>11</w:t>
            </w:r>
            <w:r w:rsidR="00D5621A">
              <w:rPr>
                <w:noProof/>
                <w:webHidden/>
              </w:rPr>
              <w:fldChar w:fldCharType="end"/>
            </w:r>
          </w:hyperlink>
        </w:p>
        <w:p w14:paraId="014B70F6"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895" w:history="1">
            <w:r w:rsidR="00D5621A" w:rsidRPr="000F2DEE">
              <w:rPr>
                <w:rStyle w:val="Lienhypertexte"/>
                <w:rFonts w:ascii="Cambria" w:eastAsia="Calibri" w:hAnsi="Cambria" w:cs="Calibri"/>
                <w:b/>
                <w:bCs/>
                <w:noProof/>
              </w:rPr>
              <w:t>9. PARTENAIRE</w:t>
            </w:r>
            <w:r w:rsidR="00D5621A">
              <w:rPr>
                <w:noProof/>
                <w:webHidden/>
              </w:rPr>
              <w:tab/>
            </w:r>
            <w:r w:rsidR="00D5621A">
              <w:rPr>
                <w:noProof/>
                <w:webHidden/>
              </w:rPr>
              <w:fldChar w:fldCharType="begin"/>
            </w:r>
            <w:r w:rsidR="00D5621A">
              <w:rPr>
                <w:noProof/>
                <w:webHidden/>
              </w:rPr>
              <w:instrText xml:space="preserve"> PAGEREF _Toc237032895 \h </w:instrText>
            </w:r>
            <w:r w:rsidR="00D5621A">
              <w:rPr>
                <w:noProof/>
                <w:webHidden/>
              </w:rPr>
            </w:r>
            <w:r w:rsidR="00D5621A">
              <w:rPr>
                <w:noProof/>
                <w:webHidden/>
              </w:rPr>
              <w:fldChar w:fldCharType="separate"/>
            </w:r>
            <w:r w:rsidR="00D5621A">
              <w:rPr>
                <w:noProof/>
                <w:webHidden/>
              </w:rPr>
              <w:t>11</w:t>
            </w:r>
            <w:r w:rsidR="00D5621A">
              <w:rPr>
                <w:noProof/>
                <w:webHidden/>
              </w:rPr>
              <w:fldChar w:fldCharType="end"/>
            </w:r>
          </w:hyperlink>
        </w:p>
        <w:p w14:paraId="46394C28"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896" w:history="1">
            <w:r w:rsidR="00D5621A" w:rsidRPr="000F2DEE">
              <w:rPr>
                <w:rStyle w:val="Lienhypertexte"/>
                <w:rFonts w:ascii="Cambria" w:eastAsia="Calibri" w:hAnsi="Cambria" w:cs="Calibri"/>
                <w:b/>
                <w:bCs/>
                <w:noProof/>
              </w:rPr>
              <w:t>10. BAILLEUR</w:t>
            </w:r>
            <w:r w:rsidR="00D5621A">
              <w:rPr>
                <w:noProof/>
                <w:webHidden/>
              </w:rPr>
              <w:tab/>
            </w:r>
            <w:r w:rsidR="00D5621A">
              <w:rPr>
                <w:noProof/>
                <w:webHidden/>
              </w:rPr>
              <w:fldChar w:fldCharType="begin"/>
            </w:r>
            <w:r w:rsidR="00D5621A">
              <w:rPr>
                <w:noProof/>
                <w:webHidden/>
              </w:rPr>
              <w:instrText xml:space="preserve"> PAGEREF _Toc237032896 \h </w:instrText>
            </w:r>
            <w:r w:rsidR="00D5621A">
              <w:rPr>
                <w:noProof/>
                <w:webHidden/>
              </w:rPr>
            </w:r>
            <w:r w:rsidR="00D5621A">
              <w:rPr>
                <w:noProof/>
                <w:webHidden/>
              </w:rPr>
              <w:fldChar w:fldCharType="separate"/>
            </w:r>
            <w:r w:rsidR="00D5621A">
              <w:rPr>
                <w:noProof/>
                <w:webHidden/>
              </w:rPr>
              <w:t>12</w:t>
            </w:r>
            <w:r w:rsidR="00D5621A">
              <w:rPr>
                <w:noProof/>
                <w:webHidden/>
              </w:rPr>
              <w:fldChar w:fldCharType="end"/>
            </w:r>
          </w:hyperlink>
        </w:p>
        <w:p w14:paraId="1F2B7C9E"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897" w:history="1">
            <w:r w:rsidR="00D5621A" w:rsidRPr="000F2DEE">
              <w:rPr>
                <w:rStyle w:val="Lienhypertexte"/>
                <w:rFonts w:ascii="Cambria" w:eastAsia="Calibri" w:hAnsi="Cambria" w:cs="Calibri"/>
                <w:b/>
                <w:bCs/>
                <w:noProof/>
              </w:rPr>
              <w:t>11. ZONE D'INTERVENTION</w:t>
            </w:r>
            <w:r w:rsidR="00D5621A">
              <w:rPr>
                <w:noProof/>
                <w:webHidden/>
              </w:rPr>
              <w:tab/>
            </w:r>
            <w:r w:rsidR="00D5621A">
              <w:rPr>
                <w:noProof/>
                <w:webHidden/>
              </w:rPr>
              <w:fldChar w:fldCharType="begin"/>
            </w:r>
            <w:r w:rsidR="00D5621A">
              <w:rPr>
                <w:noProof/>
                <w:webHidden/>
              </w:rPr>
              <w:instrText xml:space="preserve"> PAGEREF _Toc237032897 \h </w:instrText>
            </w:r>
            <w:r w:rsidR="00D5621A">
              <w:rPr>
                <w:noProof/>
                <w:webHidden/>
              </w:rPr>
            </w:r>
            <w:r w:rsidR="00D5621A">
              <w:rPr>
                <w:noProof/>
                <w:webHidden/>
              </w:rPr>
              <w:fldChar w:fldCharType="separate"/>
            </w:r>
            <w:r w:rsidR="00D5621A">
              <w:rPr>
                <w:noProof/>
                <w:webHidden/>
              </w:rPr>
              <w:t>12</w:t>
            </w:r>
            <w:r w:rsidR="00D5621A">
              <w:rPr>
                <w:noProof/>
                <w:webHidden/>
              </w:rPr>
              <w:fldChar w:fldCharType="end"/>
            </w:r>
          </w:hyperlink>
        </w:p>
        <w:p w14:paraId="62586F6C"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898" w:history="1">
            <w:r w:rsidR="00D5621A" w:rsidRPr="000F2DEE">
              <w:rPr>
                <w:rStyle w:val="Lienhypertexte"/>
                <w:rFonts w:ascii="Cambria" w:eastAsia="Calibri" w:hAnsi="Cambria" w:cs="Calibri"/>
                <w:b/>
                <w:bCs/>
                <w:noProof/>
              </w:rPr>
              <w:t>12. THÉMATIQUE</w:t>
            </w:r>
            <w:r w:rsidR="00D5621A">
              <w:rPr>
                <w:noProof/>
                <w:webHidden/>
              </w:rPr>
              <w:tab/>
            </w:r>
            <w:r w:rsidR="00D5621A">
              <w:rPr>
                <w:noProof/>
                <w:webHidden/>
              </w:rPr>
              <w:fldChar w:fldCharType="begin"/>
            </w:r>
            <w:r w:rsidR="00D5621A">
              <w:rPr>
                <w:noProof/>
                <w:webHidden/>
              </w:rPr>
              <w:instrText xml:space="preserve"> PAGEREF _Toc237032898 \h </w:instrText>
            </w:r>
            <w:r w:rsidR="00D5621A">
              <w:rPr>
                <w:noProof/>
                <w:webHidden/>
              </w:rPr>
            </w:r>
            <w:r w:rsidR="00D5621A">
              <w:rPr>
                <w:noProof/>
                <w:webHidden/>
              </w:rPr>
              <w:fldChar w:fldCharType="separate"/>
            </w:r>
            <w:r w:rsidR="00D5621A">
              <w:rPr>
                <w:noProof/>
                <w:webHidden/>
              </w:rPr>
              <w:t>12</w:t>
            </w:r>
            <w:r w:rsidR="00D5621A">
              <w:rPr>
                <w:noProof/>
                <w:webHidden/>
              </w:rPr>
              <w:fldChar w:fldCharType="end"/>
            </w:r>
          </w:hyperlink>
        </w:p>
        <w:p w14:paraId="75B75AA6"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899" w:history="1">
            <w:r w:rsidR="00D5621A" w:rsidRPr="000F2DEE">
              <w:rPr>
                <w:rStyle w:val="Lienhypertexte"/>
                <w:rFonts w:ascii="Cambria" w:eastAsia="Calibri" w:hAnsi="Cambria" w:cs="Calibri"/>
                <w:b/>
                <w:bCs/>
                <w:noProof/>
              </w:rPr>
              <w:t>13. DOCUMENT</w:t>
            </w:r>
            <w:r w:rsidR="00D5621A">
              <w:rPr>
                <w:noProof/>
                <w:webHidden/>
              </w:rPr>
              <w:tab/>
            </w:r>
            <w:r w:rsidR="00D5621A">
              <w:rPr>
                <w:noProof/>
                <w:webHidden/>
              </w:rPr>
              <w:fldChar w:fldCharType="begin"/>
            </w:r>
            <w:r w:rsidR="00D5621A">
              <w:rPr>
                <w:noProof/>
                <w:webHidden/>
              </w:rPr>
              <w:instrText xml:space="preserve"> PAGEREF _Toc237032899 \h </w:instrText>
            </w:r>
            <w:r w:rsidR="00D5621A">
              <w:rPr>
                <w:noProof/>
                <w:webHidden/>
              </w:rPr>
            </w:r>
            <w:r w:rsidR="00D5621A">
              <w:rPr>
                <w:noProof/>
                <w:webHidden/>
              </w:rPr>
              <w:fldChar w:fldCharType="separate"/>
            </w:r>
            <w:r w:rsidR="00D5621A">
              <w:rPr>
                <w:noProof/>
                <w:webHidden/>
              </w:rPr>
              <w:t>12</w:t>
            </w:r>
            <w:r w:rsidR="00D5621A">
              <w:rPr>
                <w:noProof/>
                <w:webHidden/>
              </w:rPr>
              <w:fldChar w:fldCharType="end"/>
            </w:r>
          </w:hyperlink>
        </w:p>
        <w:p w14:paraId="161D7909"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900" w:history="1">
            <w:r w:rsidR="00D5621A" w:rsidRPr="000F2DEE">
              <w:rPr>
                <w:rStyle w:val="Lienhypertexte"/>
                <w:rFonts w:ascii="Cambria" w:eastAsia="Calibri" w:hAnsi="Cambria" w:cs="Calibri"/>
                <w:b/>
                <w:bCs/>
                <w:noProof/>
              </w:rPr>
              <w:t>14. HISTORIQUE DE MODIFICATION</w:t>
            </w:r>
            <w:r w:rsidR="00D5621A">
              <w:rPr>
                <w:noProof/>
                <w:webHidden/>
              </w:rPr>
              <w:tab/>
            </w:r>
            <w:r w:rsidR="00D5621A">
              <w:rPr>
                <w:noProof/>
                <w:webHidden/>
              </w:rPr>
              <w:fldChar w:fldCharType="begin"/>
            </w:r>
            <w:r w:rsidR="00D5621A">
              <w:rPr>
                <w:noProof/>
                <w:webHidden/>
              </w:rPr>
              <w:instrText xml:space="preserve"> PAGEREF _Toc237032900 \h </w:instrText>
            </w:r>
            <w:r w:rsidR="00D5621A">
              <w:rPr>
                <w:noProof/>
                <w:webHidden/>
              </w:rPr>
            </w:r>
            <w:r w:rsidR="00D5621A">
              <w:rPr>
                <w:noProof/>
                <w:webHidden/>
              </w:rPr>
              <w:fldChar w:fldCharType="separate"/>
            </w:r>
            <w:r w:rsidR="00D5621A">
              <w:rPr>
                <w:noProof/>
                <w:webHidden/>
              </w:rPr>
              <w:t>13</w:t>
            </w:r>
            <w:r w:rsidR="00D5621A">
              <w:rPr>
                <w:noProof/>
                <w:webHidden/>
              </w:rPr>
              <w:fldChar w:fldCharType="end"/>
            </w:r>
          </w:hyperlink>
        </w:p>
        <w:p w14:paraId="03B902F3"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901" w:history="1">
            <w:r w:rsidR="00D5621A" w:rsidRPr="000F2DEE">
              <w:rPr>
                <w:rStyle w:val="Lienhypertexte"/>
                <w:rFonts w:ascii="Cambria" w:eastAsia="Calibri" w:hAnsi="Cambria" w:cs="Calibri"/>
                <w:b/>
                <w:bCs/>
                <w:noProof/>
              </w:rPr>
              <w:t>15. RAPPORT DE SUIVI</w:t>
            </w:r>
            <w:r w:rsidR="00D5621A">
              <w:rPr>
                <w:noProof/>
                <w:webHidden/>
              </w:rPr>
              <w:tab/>
            </w:r>
            <w:r w:rsidR="00D5621A">
              <w:rPr>
                <w:noProof/>
                <w:webHidden/>
              </w:rPr>
              <w:fldChar w:fldCharType="begin"/>
            </w:r>
            <w:r w:rsidR="00D5621A">
              <w:rPr>
                <w:noProof/>
                <w:webHidden/>
              </w:rPr>
              <w:instrText xml:space="preserve"> PAGEREF _Toc237032901 \h </w:instrText>
            </w:r>
            <w:r w:rsidR="00D5621A">
              <w:rPr>
                <w:noProof/>
                <w:webHidden/>
              </w:rPr>
            </w:r>
            <w:r w:rsidR="00D5621A">
              <w:rPr>
                <w:noProof/>
                <w:webHidden/>
              </w:rPr>
              <w:fldChar w:fldCharType="separate"/>
            </w:r>
            <w:r w:rsidR="00D5621A">
              <w:rPr>
                <w:noProof/>
                <w:webHidden/>
              </w:rPr>
              <w:t>13</w:t>
            </w:r>
            <w:r w:rsidR="00D5621A">
              <w:rPr>
                <w:noProof/>
                <w:webHidden/>
              </w:rPr>
              <w:fldChar w:fldCharType="end"/>
            </w:r>
          </w:hyperlink>
        </w:p>
        <w:p w14:paraId="6BB2CBFD" w14:textId="77777777" w:rsidR="00D5621A" w:rsidRDefault="00F81A6C" w:rsidP="00D5621A">
          <w:pPr>
            <w:pStyle w:val="TM3"/>
            <w:tabs>
              <w:tab w:val="right" w:leader="dot" w:pos="9696"/>
            </w:tabs>
            <w:jc w:val="both"/>
            <w:rPr>
              <w:rFonts w:asciiTheme="minorHAnsi" w:eastAsiaTheme="minorEastAsia" w:hAnsiTheme="minorHAnsi" w:cstheme="minorBidi"/>
              <w:noProof/>
              <w:sz w:val="22"/>
              <w:szCs w:val="22"/>
            </w:rPr>
          </w:pPr>
          <w:hyperlink w:anchor="_Toc237032902" w:history="1">
            <w:r w:rsidR="00D5621A" w:rsidRPr="000F2DEE">
              <w:rPr>
                <w:rStyle w:val="Lienhypertexte"/>
                <w:rFonts w:ascii="Cambria" w:eastAsia="Calibri" w:hAnsi="Cambria" w:cs="Calibri"/>
                <w:b/>
                <w:bCs/>
                <w:noProof/>
              </w:rPr>
              <w:t>16. UTILISATEUR (compte plateforme)</w:t>
            </w:r>
            <w:r w:rsidR="00D5621A">
              <w:rPr>
                <w:noProof/>
                <w:webHidden/>
              </w:rPr>
              <w:tab/>
            </w:r>
            <w:r w:rsidR="00D5621A">
              <w:rPr>
                <w:noProof/>
                <w:webHidden/>
              </w:rPr>
              <w:fldChar w:fldCharType="begin"/>
            </w:r>
            <w:r w:rsidR="00D5621A">
              <w:rPr>
                <w:noProof/>
                <w:webHidden/>
              </w:rPr>
              <w:instrText xml:space="preserve"> PAGEREF _Toc237032902 \h </w:instrText>
            </w:r>
            <w:r w:rsidR="00D5621A">
              <w:rPr>
                <w:noProof/>
                <w:webHidden/>
              </w:rPr>
            </w:r>
            <w:r w:rsidR="00D5621A">
              <w:rPr>
                <w:noProof/>
                <w:webHidden/>
              </w:rPr>
              <w:fldChar w:fldCharType="separate"/>
            </w:r>
            <w:r w:rsidR="00D5621A">
              <w:rPr>
                <w:noProof/>
                <w:webHidden/>
              </w:rPr>
              <w:t>14</w:t>
            </w:r>
            <w:r w:rsidR="00D5621A">
              <w:rPr>
                <w:noProof/>
                <w:webHidden/>
              </w:rPr>
              <w:fldChar w:fldCharType="end"/>
            </w:r>
          </w:hyperlink>
        </w:p>
        <w:p w14:paraId="45488D17" w14:textId="77777777" w:rsidR="00D5621A" w:rsidRDefault="00F81A6C" w:rsidP="00D5621A">
          <w:pPr>
            <w:pStyle w:val="TM1"/>
            <w:tabs>
              <w:tab w:val="right" w:leader="dot" w:pos="9696"/>
            </w:tabs>
            <w:jc w:val="both"/>
            <w:rPr>
              <w:rFonts w:asciiTheme="minorHAnsi" w:eastAsiaTheme="minorEastAsia" w:hAnsiTheme="minorHAnsi" w:cstheme="minorBidi"/>
              <w:noProof/>
              <w:sz w:val="22"/>
              <w:szCs w:val="22"/>
            </w:rPr>
          </w:pPr>
          <w:hyperlink w:anchor="_Toc237032903" w:history="1">
            <w:r w:rsidR="00D5621A" w:rsidRPr="000F2DEE">
              <w:rPr>
                <w:rStyle w:val="Lienhypertexte"/>
                <w:rFonts w:ascii="Cambria" w:eastAsia="Calibri" w:hAnsi="Cambria" w:cs="Calibri"/>
                <w:b/>
                <w:bCs/>
                <w:noProof/>
              </w:rPr>
              <w:t>7. Règles de gestion</w:t>
            </w:r>
            <w:r w:rsidR="00D5621A">
              <w:rPr>
                <w:noProof/>
                <w:webHidden/>
              </w:rPr>
              <w:tab/>
            </w:r>
            <w:r w:rsidR="00D5621A">
              <w:rPr>
                <w:noProof/>
                <w:webHidden/>
              </w:rPr>
              <w:fldChar w:fldCharType="begin"/>
            </w:r>
            <w:r w:rsidR="00D5621A">
              <w:rPr>
                <w:noProof/>
                <w:webHidden/>
              </w:rPr>
              <w:instrText xml:space="preserve"> PAGEREF _Toc237032903 \h </w:instrText>
            </w:r>
            <w:r w:rsidR="00D5621A">
              <w:rPr>
                <w:noProof/>
                <w:webHidden/>
              </w:rPr>
            </w:r>
            <w:r w:rsidR="00D5621A">
              <w:rPr>
                <w:noProof/>
                <w:webHidden/>
              </w:rPr>
              <w:fldChar w:fldCharType="separate"/>
            </w:r>
            <w:r w:rsidR="00D5621A">
              <w:rPr>
                <w:noProof/>
                <w:webHidden/>
              </w:rPr>
              <w:t>14</w:t>
            </w:r>
            <w:r w:rsidR="00D5621A">
              <w:rPr>
                <w:noProof/>
                <w:webHidden/>
              </w:rPr>
              <w:fldChar w:fldCharType="end"/>
            </w:r>
          </w:hyperlink>
        </w:p>
        <w:p w14:paraId="0B597FA7" w14:textId="77777777" w:rsidR="00D5621A" w:rsidRDefault="00F81A6C" w:rsidP="00D5621A">
          <w:pPr>
            <w:pStyle w:val="TM1"/>
            <w:tabs>
              <w:tab w:val="right" w:leader="dot" w:pos="9696"/>
            </w:tabs>
            <w:jc w:val="both"/>
            <w:rPr>
              <w:rFonts w:asciiTheme="minorHAnsi" w:eastAsiaTheme="minorEastAsia" w:hAnsiTheme="minorHAnsi" w:cstheme="minorBidi"/>
              <w:noProof/>
              <w:sz w:val="22"/>
              <w:szCs w:val="22"/>
            </w:rPr>
          </w:pPr>
          <w:hyperlink w:anchor="_Toc237032904" w:history="1">
            <w:r w:rsidR="00D5621A" w:rsidRPr="000F2DEE">
              <w:rPr>
                <w:rStyle w:val="Lienhypertexte"/>
                <w:rFonts w:ascii="Cambria" w:eastAsia="Calibri" w:hAnsi="Cambria" w:cs="Calibri"/>
                <w:b/>
                <w:bCs/>
                <w:noProof/>
              </w:rPr>
              <w:t>8. Exigences non fonctionnelles</w:t>
            </w:r>
            <w:r w:rsidR="00D5621A">
              <w:rPr>
                <w:noProof/>
                <w:webHidden/>
              </w:rPr>
              <w:tab/>
            </w:r>
            <w:r w:rsidR="00D5621A">
              <w:rPr>
                <w:noProof/>
                <w:webHidden/>
              </w:rPr>
              <w:fldChar w:fldCharType="begin"/>
            </w:r>
            <w:r w:rsidR="00D5621A">
              <w:rPr>
                <w:noProof/>
                <w:webHidden/>
              </w:rPr>
              <w:instrText xml:space="preserve"> PAGEREF _Toc237032904 \h </w:instrText>
            </w:r>
            <w:r w:rsidR="00D5621A">
              <w:rPr>
                <w:noProof/>
                <w:webHidden/>
              </w:rPr>
            </w:r>
            <w:r w:rsidR="00D5621A">
              <w:rPr>
                <w:noProof/>
                <w:webHidden/>
              </w:rPr>
              <w:fldChar w:fldCharType="separate"/>
            </w:r>
            <w:r w:rsidR="00D5621A">
              <w:rPr>
                <w:noProof/>
                <w:webHidden/>
              </w:rPr>
              <w:t>15</w:t>
            </w:r>
            <w:r w:rsidR="00D5621A">
              <w:rPr>
                <w:noProof/>
                <w:webHidden/>
              </w:rPr>
              <w:fldChar w:fldCharType="end"/>
            </w:r>
          </w:hyperlink>
        </w:p>
        <w:p w14:paraId="0382EA69" w14:textId="77777777" w:rsidR="00D5621A" w:rsidRDefault="00F81A6C" w:rsidP="00D5621A">
          <w:pPr>
            <w:pStyle w:val="TM2"/>
            <w:tabs>
              <w:tab w:val="right" w:leader="dot" w:pos="9696"/>
            </w:tabs>
            <w:jc w:val="both"/>
            <w:rPr>
              <w:rFonts w:asciiTheme="minorHAnsi" w:eastAsiaTheme="minorEastAsia" w:hAnsiTheme="minorHAnsi" w:cstheme="minorBidi"/>
              <w:noProof/>
              <w:sz w:val="22"/>
              <w:szCs w:val="22"/>
            </w:rPr>
          </w:pPr>
          <w:hyperlink w:anchor="_Toc237032905" w:history="1">
            <w:r w:rsidR="00D5621A" w:rsidRPr="000F2DEE">
              <w:rPr>
                <w:rStyle w:val="Lienhypertexte"/>
                <w:rFonts w:ascii="Cambria" w:eastAsia="Calibri" w:hAnsi="Cambria" w:cs="Calibri"/>
                <w:b/>
                <w:bCs/>
                <w:noProof/>
              </w:rPr>
              <w:t>8.1 Sécurité</w:t>
            </w:r>
            <w:r w:rsidR="00D5621A">
              <w:rPr>
                <w:noProof/>
                <w:webHidden/>
              </w:rPr>
              <w:tab/>
            </w:r>
            <w:r w:rsidR="00D5621A">
              <w:rPr>
                <w:noProof/>
                <w:webHidden/>
              </w:rPr>
              <w:fldChar w:fldCharType="begin"/>
            </w:r>
            <w:r w:rsidR="00D5621A">
              <w:rPr>
                <w:noProof/>
                <w:webHidden/>
              </w:rPr>
              <w:instrText xml:space="preserve"> PAGEREF _Toc237032905 \h </w:instrText>
            </w:r>
            <w:r w:rsidR="00D5621A">
              <w:rPr>
                <w:noProof/>
                <w:webHidden/>
              </w:rPr>
            </w:r>
            <w:r w:rsidR="00D5621A">
              <w:rPr>
                <w:noProof/>
                <w:webHidden/>
              </w:rPr>
              <w:fldChar w:fldCharType="separate"/>
            </w:r>
            <w:r w:rsidR="00D5621A">
              <w:rPr>
                <w:noProof/>
                <w:webHidden/>
              </w:rPr>
              <w:t>15</w:t>
            </w:r>
            <w:r w:rsidR="00D5621A">
              <w:rPr>
                <w:noProof/>
                <w:webHidden/>
              </w:rPr>
              <w:fldChar w:fldCharType="end"/>
            </w:r>
          </w:hyperlink>
        </w:p>
        <w:p w14:paraId="50676F39" w14:textId="77777777" w:rsidR="00D5621A" w:rsidRDefault="00F81A6C" w:rsidP="00D5621A">
          <w:pPr>
            <w:pStyle w:val="TM2"/>
            <w:tabs>
              <w:tab w:val="right" w:leader="dot" w:pos="9696"/>
            </w:tabs>
            <w:jc w:val="both"/>
            <w:rPr>
              <w:rFonts w:asciiTheme="minorHAnsi" w:eastAsiaTheme="minorEastAsia" w:hAnsiTheme="minorHAnsi" w:cstheme="minorBidi"/>
              <w:noProof/>
              <w:sz w:val="22"/>
              <w:szCs w:val="22"/>
            </w:rPr>
          </w:pPr>
          <w:hyperlink w:anchor="_Toc237032906" w:history="1">
            <w:r w:rsidR="00D5621A" w:rsidRPr="000F2DEE">
              <w:rPr>
                <w:rStyle w:val="Lienhypertexte"/>
                <w:rFonts w:ascii="Cambria" w:eastAsia="Calibri" w:hAnsi="Cambria" w:cs="Calibri"/>
                <w:b/>
                <w:bCs/>
                <w:noProof/>
              </w:rPr>
              <w:t>8.2 Disponibilité hors-ligne</w:t>
            </w:r>
            <w:r w:rsidR="00D5621A">
              <w:rPr>
                <w:noProof/>
                <w:webHidden/>
              </w:rPr>
              <w:tab/>
            </w:r>
            <w:r w:rsidR="00D5621A">
              <w:rPr>
                <w:noProof/>
                <w:webHidden/>
              </w:rPr>
              <w:fldChar w:fldCharType="begin"/>
            </w:r>
            <w:r w:rsidR="00D5621A">
              <w:rPr>
                <w:noProof/>
                <w:webHidden/>
              </w:rPr>
              <w:instrText xml:space="preserve"> PAGEREF _Toc237032906 \h </w:instrText>
            </w:r>
            <w:r w:rsidR="00D5621A">
              <w:rPr>
                <w:noProof/>
                <w:webHidden/>
              </w:rPr>
            </w:r>
            <w:r w:rsidR="00D5621A">
              <w:rPr>
                <w:noProof/>
                <w:webHidden/>
              </w:rPr>
              <w:fldChar w:fldCharType="separate"/>
            </w:r>
            <w:r w:rsidR="00D5621A">
              <w:rPr>
                <w:noProof/>
                <w:webHidden/>
              </w:rPr>
              <w:t>15</w:t>
            </w:r>
            <w:r w:rsidR="00D5621A">
              <w:rPr>
                <w:noProof/>
                <w:webHidden/>
              </w:rPr>
              <w:fldChar w:fldCharType="end"/>
            </w:r>
          </w:hyperlink>
        </w:p>
        <w:p w14:paraId="2B22B693" w14:textId="77777777" w:rsidR="00D5621A" w:rsidRDefault="00F81A6C" w:rsidP="00D5621A">
          <w:pPr>
            <w:pStyle w:val="TM2"/>
            <w:tabs>
              <w:tab w:val="right" w:leader="dot" w:pos="9696"/>
            </w:tabs>
            <w:jc w:val="both"/>
            <w:rPr>
              <w:rFonts w:asciiTheme="minorHAnsi" w:eastAsiaTheme="minorEastAsia" w:hAnsiTheme="minorHAnsi" w:cstheme="minorBidi"/>
              <w:noProof/>
              <w:sz w:val="22"/>
              <w:szCs w:val="22"/>
            </w:rPr>
          </w:pPr>
          <w:hyperlink w:anchor="_Toc237032907" w:history="1">
            <w:r w:rsidR="00D5621A" w:rsidRPr="000F2DEE">
              <w:rPr>
                <w:rStyle w:val="Lienhypertexte"/>
                <w:rFonts w:ascii="Cambria" w:eastAsia="Calibri" w:hAnsi="Cambria" w:cs="Calibri"/>
                <w:b/>
                <w:bCs/>
                <w:noProof/>
              </w:rPr>
              <w:t>8.3 Hébergement et infrastructure</w:t>
            </w:r>
            <w:r w:rsidR="00D5621A">
              <w:rPr>
                <w:noProof/>
                <w:webHidden/>
              </w:rPr>
              <w:tab/>
            </w:r>
            <w:r w:rsidR="00D5621A">
              <w:rPr>
                <w:noProof/>
                <w:webHidden/>
              </w:rPr>
              <w:fldChar w:fldCharType="begin"/>
            </w:r>
            <w:r w:rsidR="00D5621A">
              <w:rPr>
                <w:noProof/>
                <w:webHidden/>
              </w:rPr>
              <w:instrText xml:space="preserve"> PAGEREF _Toc237032907 \h </w:instrText>
            </w:r>
            <w:r w:rsidR="00D5621A">
              <w:rPr>
                <w:noProof/>
                <w:webHidden/>
              </w:rPr>
            </w:r>
            <w:r w:rsidR="00D5621A">
              <w:rPr>
                <w:noProof/>
                <w:webHidden/>
              </w:rPr>
              <w:fldChar w:fldCharType="separate"/>
            </w:r>
            <w:r w:rsidR="00D5621A">
              <w:rPr>
                <w:noProof/>
                <w:webHidden/>
              </w:rPr>
              <w:t>15</w:t>
            </w:r>
            <w:r w:rsidR="00D5621A">
              <w:rPr>
                <w:noProof/>
                <w:webHidden/>
              </w:rPr>
              <w:fldChar w:fldCharType="end"/>
            </w:r>
          </w:hyperlink>
        </w:p>
        <w:p w14:paraId="6DC2E936" w14:textId="77777777" w:rsidR="00D5621A" w:rsidRDefault="00F81A6C" w:rsidP="00D5621A">
          <w:pPr>
            <w:pStyle w:val="TM2"/>
            <w:tabs>
              <w:tab w:val="right" w:leader="dot" w:pos="9696"/>
            </w:tabs>
            <w:jc w:val="both"/>
            <w:rPr>
              <w:rFonts w:asciiTheme="minorHAnsi" w:eastAsiaTheme="minorEastAsia" w:hAnsiTheme="minorHAnsi" w:cstheme="minorBidi"/>
              <w:noProof/>
              <w:sz w:val="22"/>
              <w:szCs w:val="22"/>
            </w:rPr>
          </w:pPr>
          <w:hyperlink w:anchor="_Toc237032908" w:history="1">
            <w:r w:rsidR="00D5621A" w:rsidRPr="000F2DEE">
              <w:rPr>
                <w:rStyle w:val="Lienhypertexte"/>
                <w:rFonts w:ascii="Cambria" w:eastAsia="Calibri" w:hAnsi="Cambria" w:cs="Calibri"/>
                <w:b/>
                <w:bCs/>
                <w:noProof/>
              </w:rPr>
              <w:t>8.4 Performance et volumétrie</w:t>
            </w:r>
            <w:r w:rsidR="00D5621A">
              <w:rPr>
                <w:noProof/>
                <w:webHidden/>
              </w:rPr>
              <w:tab/>
            </w:r>
            <w:r w:rsidR="00D5621A">
              <w:rPr>
                <w:noProof/>
                <w:webHidden/>
              </w:rPr>
              <w:fldChar w:fldCharType="begin"/>
            </w:r>
            <w:r w:rsidR="00D5621A">
              <w:rPr>
                <w:noProof/>
                <w:webHidden/>
              </w:rPr>
              <w:instrText xml:space="preserve"> PAGEREF _Toc237032908 \h </w:instrText>
            </w:r>
            <w:r w:rsidR="00D5621A">
              <w:rPr>
                <w:noProof/>
                <w:webHidden/>
              </w:rPr>
            </w:r>
            <w:r w:rsidR="00D5621A">
              <w:rPr>
                <w:noProof/>
                <w:webHidden/>
              </w:rPr>
              <w:fldChar w:fldCharType="separate"/>
            </w:r>
            <w:r w:rsidR="00D5621A">
              <w:rPr>
                <w:noProof/>
                <w:webHidden/>
              </w:rPr>
              <w:t>15</w:t>
            </w:r>
            <w:r w:rsidR="00D5621A">
              <w:rPr>
                <w:noProof/>
                <w:webHidden/>
              </w:rPr>
              <w:fldChar w:fldCharType="end"/>
            </w:r>
          </w:hyperlink>
        </w:p>
        <w:p w14:paraId="6979A537" w14:textId="77777777" w:rsidR="00D5621A" w:rsidRDefault="00F81A6C" w:rsidP="00D5621A">
          <w:pPr>
            <w:pStyle w:val="TM2"/>
            <w:tabs>
              <w:tab w:val="right" w:leader="dot" w:pos="9696"/>
            </w:tabs>
            <w:jc w:val="both"/>
            <w:rPr>
              <w:rFonts w:asciiTheme="minorHAnsi" w:eastAsiaTheme="minorEastAsia" w:hAnsiTheme="minorHAnsi" w:cstheme="minorBidi"/>
              <w:noProof/>
              <w:sz w:val="22"/>
              <w:szCs w:val="22"/>
            </w:rPr>
          </w:pPr>
          <w:hyperlink w:anchor="_Toc237032909" w:history="1">
            <w:r w:rsidR="00D5621A" w:rsidRPr="000F2DEE">
              <w:rPr>
                <w:rStyle w:val="Lienhypertexte"/>
                <w:rFonts w:ascii="Cambria" w:eastAsia="Calibri" w:hAnsi="Cambria" w:cs="Calibri"/>
                <w:b/>
                <w:bCs/>
                <w:noProof/>
              </w:rPr>
              <w:t>8.5 Ergonomie et accessibilité</w:t>
            </w:r>
            <w:r w:rsidR="00D5621A">
              <w:rPr>
                <w:noProof/>
                <w:webHidden/>
              </w:rPr>
              <w:tab/>
            </w:r>
            <w:r w:rsidR="00D5621A">
              <w:rPr>
                <w:noProof/>
                <w:webHidden/>
              </w:rPr>
              <w:fldChar w:fldCharType="begin"/>
            </w:r>
            <w:r w:rsidR="00D5621A">
              <w:rPr>
                <w:noProof/>
                <w:webHidden/>
              </w:rPr>
              <w:instrText xml:space="preserve"> PAGEREF _Toc237032909 \h </w:instrText>
            </w:r>
            <w:r w:rsidR="00D5621A">
              <w:rPr>
                <w:noProof/>
                <w:webHidden/>
              </w:rPr>
            </w:r>
            <w:r w:rsidR="00D5621A">
              <w:rPr>
                <w:noProof/>
                <w:webHidden/>
              </w:rPr>
              <w:fldChar w:fldCharType="separate"/>
            </w:r>
            <w:r w:rsidR="00D5621A">
              <w:rPr>
                <w:noProof/>
                <w:webHidden/>
              </w:rPr>
              <w:t>16</w:t>
            </w:r>
            <w:r w:rsidR="00D5621A">
              <w:rPr>
                <w:noProof/>
                <w:webHidden/>
              </w:rPr>
              <w:fldChar w:fldCharType="end"/>
            </w:r>
          </w:hyperlink>
        </w:p>
        <w:p w14:paraId="7AC41EB2" w14:textId="77777777" w:rsidR="00D5621A" w:rsidRDefault="00F81A6C" w:rsidP="00D5621A">
          <w:pPr>
            <w:pStyle w:val="TM2"/>
            <w:tabs>
              <w:tab w:val="right" w:leader="dot" w:pos="9696"/>
            </w:tabs>
            <w:jc w:val="both"/>
            <w:rPr>
              <w:rFonts w:asciiTheme="minorHAnsi" w:eastAsiaTheme="minorEastAsia" w:hAnsiTheme="minorHAnsi" w:cstheme="minorBidi"/>
              <w:noProof/>
              <w:sz w:val="22"/>
              <w:szCs w:val="22"/>
            </w:rPr>
          </w:pPr>
          <w:hyperlink w:anchor="_Toc237032910" w:history="1">
            <w:r w:rsidR="00D5621A" w:rsidRPr="000F2DEE">
              <w:rPr>
                <w:rStyle w:val="Lienhypertexte"/>
                <w:rFonts w:ascii="Cambria" w:eastAsia="Calibri" w:hAnsi="Cambria" w:cs="Calibri"/>
                <w:b/>
                <w:bCs/>
                <w:noProof/>
              </w:rPr>
              <w:t>8.6 Interopérabilité</w:t>
            </w:r>
            <w:r w:rsidR="00D5621A">
              <w:rPr>
                <w:noProof/>
                <w:webHidden/>
              </w:rPr>
              <w:tab/>
            </w:r>
            <w:r w:rsidR="00D5621A">
              <w:rPr>
                <w:noProof/>
                <w:webHidden/>
              </w:rPr>
              <w:fldChar w:fldCharType="begin"/>
            </w:r>
            <w:r w:rsidR="00D5621A">
              <w:rPr>
                <w:noProof/>
                <w:webHidden/>
              </w:rPr>
              <w:instrText xml:space="preserve"> PAGEREF _Toc237032910 \h </w:instrText>
            </w:r>
            <w:r w:rsidR="00D5621A">
              <w:rPr>
                <w:noProof/>
                <w:webHidden/>
              </w:rPr>
            </w:r>
            <w:r w:rsidR="00D5621A">
              <w:rPr>
                <w:noProof/>
                <w:webHidden/>
              </w:rPr>
              <w:fldChar w:fldCharType="separate"/>
            </w:r>
            <w:r w:rsidR="00D5621A">
              <w:rPr>
                <w:noProof/>
                <w:webHidden/>
              </w:rPr>
              <w:t>16</w:t>
            </w:r>
            <w:r w:rsidR="00D5621A">
              <w:rPr>
                <w:noProof/>
                <w:webHidden/>
              </w:rPr>
              <w:fldChar w:fldCharType="end"/>
            </w:r>
          </w:hyperlink>
        </w:p>
        <w:p w14:paraId="50DA8C32" w14:textId="77777777" w:rsidR="00D5621A" w:rsidRDefault="00F81A6C" w:rsidP="00D5621A">
          <w:pPr>
            <w:pStyle w:val="TM1"/>
            <w:tabs>
              <w:tab w:val="right" w:leader="dot" w:pos="9696"/>
            </w:tabs>
            <w:jc w:val="both"/>
            <w:rPr>
              <w:rFonts w:asciiTheme="minorHAnsi" w:eastAsiaTheme="minorEastAsia" w:hAnsiTheme="minorHAnsi" w:cstheme="minorBidi"/>
              <w:noProof/>
              <w:sz w:val="22"/>
              <w:szCs w:val="22"/>
            </w:rPr>
          </w:pPr>
          <w:hyperlink w:anchor="_Toc237032911" w:history="1">
            <w:r w:rsidR="00D5621A" w:rsidRPr="000F2DEE">
              <w:rPr>
                <w:rStyle w:val="Lienhypertexte"/>
                <w:rFonts w:ascii="Cambria" w:eastAsia="Calibri" w:hAnsi="Cambria" w:cs="Calibri"/>
                <w:b/>
                <w:bCs/>
                <w:noProof/>
              </w:rPr>
              <w:t>9. Architecture technique proposée</w:t>
            </w:r>
            <w:r w:rsidR="00D5621A">
              <w:rPr>
                <w:noProof/>
                <w:webHidden/>
              </w:rPr>
              <w:tab/>
            </w:r>
            <w:r w:rsidR="00D5621A">
              <w:rPr>
                <w:noProof/>
                <w:webHidden/>
              </w:rPr>
              <w:fldChar w:fldCharType="begin"/>
            </w:r>
            <w:r w:rsidR="00D5621A">
              <w:rPr>
                <w:noProof/>
                <w:webHidden/>
              </w:rPr>
              <w:instrText xml:space="preserve"> PAGEREF _Toc237032911 \h </w:instrText>
            </w:r>
            <w:r w:rsidR="00D5621A">
              <w:rPr>
                <w:noProof/>
                <w:webHidden/>
              </w:rPr>
            </w:r>
            <w:r w:rsidR="00D5621A">
              <w:rPr>
                <w:noProof/>
                <w:webHidden/>
              </w:rPr>
              <w:fldChar w:fldCharType="separate"/>
            </w:r>
            <w:r w:rsidR="00D5621A">
              <w:rPr>
                <w:noProof/>
                <w:webHidden/>
              </w:rPr>
              <w:t>16</w:t>
            </w:r>
            <w:r w:rsidR="00D5621A">
              <w:rPr>
                <w:noProof/>
                <w:webHidden/>
              </w:rPr>
              <w:fldChar w:fldCharType="end"/>
            </w:r>
          </w:hyperlink>
        </w:p>
        <w:p w14:paraId="6B414BFA" w14:textId="77777777" w:rsidR="00D5621A" w:rsidRDefault="00F81A6C" w:rsidP="00D5621A">
          <w:pPr>
            <w:pStyle w:val="TM1"/>
            <w:tabs>
              <w:tab w:val="right" w:leader="dot" w:pos="9696"/>
            </w:tabs>
            <w:jc w:val="both"/>
            <w:rPr>
              <w:rFonts w:asciiTheme="minorHAnsi" w:eastAsiaTheme="minorEastAsia" w:hAnsiTheme="minorHAnsi" w:cstheme="minorBidi"/>
              <w:noProof/>
              <w:sz w:val="22"/>
              <w:szCs w:val="22"/>
            </w:rPr>
          </w:pPr>
          <w:hyperlink w:anchor="_Toc237032912" w:history="1">
            <w:r w:rsidR="00D5621A" w:rsidRPr="000F2DEE">
              <w:rPr>
                <w:rStyle w:val="Lienhypertexte"/>
                <w:rFonts w:ascii="Cambria" w:eastAsia="Calibri" w:hAnsi="Cambria" w:cs="Calibri"/>
                <w:b/>
                <w:bCs/>
                <w:noProof/>
              </w:rPr>
              <w:t>10. Livrables attendus</w:t>
            </w:r>
            <w:r w:rsidR="00D5621A">
              <w:rPr>
                <w:noProof/>
                <w:webHidden/>
              </w:rPr>
              <w:tab/>
            </w:r>
            <w:r w:rsidR="00D5621A">
              <w:rPr>
                <w:noProof/>
                <w:webHidden/>
              </w:rPr>
              <w:fldChar w:fldCharType="begin"/>
            </w:r>
            <w:r w:rsidR="00D5621A">
              <w:rPr>
                <w:noProof/>
                <w:webHidden/>
              </w:rPr>
              <w:instrText xml:space="preserve"> PAGEREF _Toc237032912 \h </w:instrText>
            </w:r>
            <w:r w:rsidR="00D5621A">
              <w:rPr>
                <w:noProof/>
                <w:webHidden/>
              </w:rPr>
            </w:r>
            <w:r w:rsidR="00D5621A">
              <w:rPr>
                <w:noProof/>
                <w:webHidden/>
              </w:rPr>
              <w:fldChar w:fldCharType="separate"/>
            </w:r>
            <w:r w:rsidR="00D5621A">
              <w:rPr>
                <w:noProof/>
                <w:webHidden/>
              </w:rPr>
              <w:t>17</w:t>
            </w:r>
            <w:r w:rsidR="00D5621A">
              <w:rPr>
                <w:noProof/>
                <w:webHidden/>
              </w:rPr>
              <w:fldChar w:fldCharType="end"/>
            </w:r>
          </w:hyperlink>
        </w:p>
        <w:p w14:paraId="430CB2A7" w14:textId="77777777" w:rsidR="00D5621A" w:rsidRDefault="00F81A6C" w:rsidP="00D5621A">
          <w:pPr>
            <w:pStyle w:val="TM1"/>
            <w:tabs>
              <w:tab w:val="right" w:leader="dot" w:pos="9696"/>
            </w:tabs>
            <w:jc w:val="both"/>
            <w:rPr>
              <w:rFonts w:asciiTheme="minorHAnsi" w:eastAsiaTheme="minorEastAsia" w:hAnsiTheme="minorHAnsi" w:cstheme="minorBidi"/>
              <w:noProof/>
              <w:sz w:val="22"/>
              <w:szCs w:val="22"/>
            </w:rPr>
          </w:pPr>
          <w:hyperlink w:anchor="_Toc237032913" w:history="1">
            <w:r w:rsidR="00D5621A" w:rsidRPr="000F2DEE">
              <w:rPr>
                <w:rStyle w:val="Lienhypertexte"/>
                <w:rFonts w:ascii="Cambria" w:eastAsia="Calibri" w:hAnsi="Cambria" w:cs="Calibri"/>
                <w:b/>
                <w:bCs/>
                <w:noProof/>
              </w:rPr>
              <w:t>11. Planning indicatif (durée totale : 90 jours)</w:t>
            </w:r>
            <w:r w:rsidR="00D5621A">
              <w:rPr>
                <w:noProof/>
                <w:webHidden/>
              </w:rPr>
              <w:tab/>
            </w:r>
            <w:r w:rsidR="00D5621A">
              <w:rPr>
                <w:noProof/>
                <w:webHidden/>
              </w:rPr>
              <w:fldChar w:fldCharType="begin"/>
            </w:r>
            <w:r w:rsidR="00D5621A">
              <w:rPr>
                <w:noProof/>
                <w:webHidden/>
              </w:rPr>
              <w:instrText xml:space="preserve"> PAGEREF _Toc237032913 \h </w:instrText>
            </w:r>
            <w:r w:rsidR="00D5621A">
              <w:rPr>
                <w:noProof/>
                <w:webHidden/>
              </w:rPr>
            </w:r>
            <w:r w:rsidR="00D5621A">
              <w:rPr>
                <w:noProof/>
                <w:webHidden/>
              </w:rPr>
              <w:fldChar w:fldCharType="separate"/>
            </w:r>
            <w:r w:rsidR="00D5621A">
              <w:rPr>
                <w:noProof/>
                <w:webHidden/>
              </w:rPr>
              <w:t>17</w:t>
            </w:r>
            <w:r w:rsidR="00D5621A">
              <w:rPr>
                <w:noProof/>
                <w:webHidden/>
              </w:rPr>
              <w:fldChar w:fldCharType="end"/>
            </w:r>
          </w:hyperlink>
        </w:p>
        <w:p w14:paraId="592E7BD2" w14:textId="77777777" w:rsidR="00D5621A" w:rsidRDefault="00D5621A" w:rsidP="00D5621A">
          <w:pPr>
            <w:jc w:val="both"/>
          </w:pPr>
          <w:r>
            <w:rPr>
              <w:b/>
              <w:bCs/>
            </w:rPr>
            <w:fldChar w:fldCharType="end"/>
          </w:r>
        </w:p>
      </w:sdtContent>
    </w:sdt>
    <w:p w14:paraId="6751083F"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2AB63460"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2B041866" w14:textId="77777777" w:rsidR="00D5621A" w:rsidRDefault="00D5621A" w:rsidP="00D5621A">
      <w:pPr>
        <w:pStyle w:val="Titre1"/>
        <w:pBdr>
          <w:bottom w:val="single" w:sz="8" w:space="4" w:color="2E7D32"/>
        </w:pBdr>
        <w:spacing w:before="400" w:after="200"/>
        <w:jc w:val="both"/>
        <w:rPr>
          <w:rFonts w:ascii="Cambria" w:eastAsia="Calibri" w:hAnsi="Cambria" w:cs="Calibri"/>
          <w:b/>
          <w:bCs/>
          <w:color w:val="1F3864"/>
          <w:sz w:val="24"/>
          <w:szCs w:val="24"/>
        </w:rPr>
      </w:pPr>
    </w:p>
    <w:p w14:paraId="5728CC82" w14:textId="77777777" w:rsidR="00654214" w:rsidRPr="00D5621A" w:rsidRDefault="00C570FC" w:rsidP="00D5621A">
      <w:pPr>
        <w:pStyle w:val="Titre1"/>
        <w:pBdr>
          <w:bottom w:val="single" w:sz="8" w:space="4" w:color="2E7D32"/>
        </w:pBdr>
        <w:spacing w:before="400" w:after="200"/>
        <w:jc w:val="both"/>
        <w:rPr>
          <w:rFonts w:ascii="Cambria" w:hAnsi="Cambria"/>
          <w:sz w:val="24"/>
          <w:szCs w:val="24"/>
        </w:rPr>
      </w:pPr>
      <w:bookmarkStart w:id="0" w:name="_Toc237032879"/>
      <w:r w:rsidRPr="00D5621A">
        <w:rPr>
          <w:rFonts w:ascii="Cambria" w:eastAsia="Calibri" w:hAnsi="Cambria" w:cs="Calibri"/>
          <w:b/>
          <w:bCs/>
          <w:color w:val="1F3864"/>
          <w:sz w:val="24"/>
          <w:szCs w:val="24"/>
        </w:rPr>
        <w:lastRenderedPageBreak/>
        <w:t>1. Contexte et justification</w:t>
      </w:r>
      <w:bookmarkEnd w:id="0"/>
    </w:p>
    <w:p w14:paraId="533A6DB1"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 xml:space="preserve">ARFA met en œuvre son Plan Stratégique 2022-2026 autour de cinq orientations stratégiques : l'amplification des pratiques </w:t>
      </w:r>
      <w:proofErr w:type="spellStart"/>
      <w:r w:rsidRPr="00D5621A">
        <w:rPr>
          <w:rFonts w:ascii="Cambria" w:eastAsia="Calibri" w:hAnsi="Cambria" w:cs="Calibri"/>
          <w:color w:val="000000"/>
          <w:sz w:val="24"/>
          <w:szCs w:val="24"/>
        </w:rPr>
        <w:t>agroécologiques</w:t>
      </w:r>
      <w:proofErr w:type="spellEnd"/>
      <w:r w:rsidRPr="00D5621A">
        <w:rPr>
          <w:rFonts w:ascii="Cambria" w:eastAsia="Calibri" w:hAnsi="Cambria" w:cs="Calibri"/>
          <w:color w:val="000000"/>
          <w:sz w:val="24"/>
          <w:szCs w:val="24"/>
        </w:rPr>
        <w:t>, l'accès à l'eau/l'hygiène/l'assainissement, la réduction des inégalités et l'insertion socio-professionnelle, le partenariat et le réseautage, et le rayonnement de l'organisation. Un manuel de suivi-évaluation structure la collecte, l'analyse et la capitalisation des données de performance.</w:t>
      </w:r>
    </w:p>
    <w:p w14:paraId="038F10AC"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 xml:space="preserve">En 2026, dix projets sont mis en œuvre simultanément dans huit provinces (Gourma, </w:t>
      </w:r>
      <w:proofErr w:type="spellStart"/>
      <w:r w:rsidRPr="00D5621A">
        <w:rPr>
          <w:rFonts w:ascii="Cambria" w:eastAsia="Calibri" w:hAnsi="Cambria" w:cs="Calibri"/>
          <w:color w:val="000000"/>
          <w:sz w:val="24"/>
          <w:szCs w:val="24"/>
        </w:rPr>
        <w:t>Gnagna</w:t>
      </w:r>
      <w:proofErr w:type="spellEnd"/>
      <w:r w:rsidRPr="00D5621A">
        <w:rPr>
          <w:rFonts w:ascii="Cambria" w:eastAsia="Calibri" w:hAnsi="Cambria" w:cs="Calibri"/>
          <w:color w:val="000000"/>
          <w:sz w:val="24"/>
          <w:szCs w:val="24"/>
        </w:rPr>
        <w:t xml:space="preserve">, </w:t>
      </w:r>
      <w:proofErr w:type="spellStart"/>
      <w:r w:rsidRPr="00D5621A">
        <w:rPr>
          <w:rFonts w:ascii="Cambria" w:eastAsia="Calibri" w:hAnsi="Cambria" w:cs="Calibri"/>
          <w:color w:val="000000"/>
          <w:sz w:val="24"/>
          <w:szCs w:val="24"/>
        </w:rPr>
        <w:t>Kouritenga</w:t>
      </w:r>
      <w:proofErr w:type="spellEnd"/>
      <w:r w:rsidRPr="00D5621A">
        <w:rPr>
          <w:rFonts w:ascii="Cambria" w:eastAsia="Calibri" w:hAnsi="Cambria" w:cs="Calibri"/>
          <w:color w:val="000000"/>
          <w:sz w:val="24"/>
          <w:szCs w:val="24"/>
        </w:rPr>
        <w:t xml:space="preserve">, Boulgou, </w:t>
      </w:r>
      <w:proofErr w:type="spellStart"/>
      <w:r w:rsidRPr="00D5621A">
        <w:rPr>
          <w:rFonts w:ascii="Cambria" w:eastAsia="Calibri" w:hAnsi="Cambria" w:cs="Calibri"/>
          <w:color w:val="000000"/>
          <w:sz w:val="24"/>
          <w:szCs w:val="24"/>
        </w:rPr>
        <w:t>Koulpélogo</w:t>
      </w:r>
      <w:proofErr w:type="spellEnd"/>
      <w:r w:rsidRPr="00D5621A">
        <w:rPr>
          <w:rFonts w:ascii="Cambria" w:eastAsia="Calibri" w:hAnsi="Cambria" w:cs="Calibri"/>
          <w:color w:val="000000"/>
          <w:sz w:val="24"/>
          <w:szCs w:val="24"/>
        </w:rPr>
        <w:t xml:space="preserve">, </w:t>
      </w:r>
      <w:proofErr w:type="spellStart"/>
      <w:r w:rsidRPr="00D5621A">
        <w:rPr>
          <w:rFonts w:ascii="Cambria" w:eastAsia="Calibri" w:hAnsi="Cambria" w:cs="Calibri"/>
          <w:color w:val="000000"/>
          <w:sz w:val="24"/>
          <w:szCs w:val="24"/>
        </w:rPr>
        <w:t>Zondoma</w:t>
      </w:r>
      <w:proofErr w:type="spellEnd"/>
      <w:r w:rsidRPr="00D5621A">
        <w:rPr>
          <w:rFonts w:ascii="Cambria" w:eastAsia="Calibri" w:hAnsi="Cambria" w:cs="Calibri"/>
          <w:color w:val="000000"/>
          <w:sz w:val="24"/>
          <w:szCs w:val="24"/>
        </w:rPr>
        <w:t xml:space="preserve">, </w:t>
      </w:r>
      <w:proofErr w:type="spellStart"/>
      <w:r w:rsidRPr="00D5621A">
        <w:rPr>
          <w:rFonts w:ascii="Cambria" w:eastAsia="Calibri" w:hAnsi="Cambria" w:cs="Calibri"/>
          <w:color w:val="000000"/>
          <w:sz w:val="24"/>
          <w:szCs w:val="24"/>
        </w:rPr>
        <w:t>Sanguié</w:t>
      </w:r>
      <w:proofErr w:type="spellEnd"/>
      <w:r w:rsidRPr="00D5621A">
        <w:rPr>
          <w:rFonts w:ascii="Cambria" w:eastAsia="Calibri" w:hAnsi="Cambria" w:cs="Calibri"/>
          <w:color w:val="000000"/>
          <w:sz w:val="24"/>
          <w:szCs w:val="24"/>
        </w:rPr>
        <w:t xml:space="preserve">, </w:t>
      </w:r>
      <w:proofErr w:type="spellStart"/>
      <w:r w:rsidRPr="00D5621A">
        <w:rPr>
          <w:rFonts w:ascii="Cambria" w:eastAsia="Calibri" w:hAnsi="Cambria" w:cs="Calibri"/>
          <w:color w:val="000000"/>
          <w:sz w:val="24"/>
          <w:szCs w:val="24"/>
        </w:rPr>
        <w:t>Boulkiemdé</w:t>
      </w:r>
      <w:proofErr w:type="spellEnd"/>
      <w:r w:rsidRPr="00D5621A">
        <w:rPr>
          <w:rFonts w:ascii="Cambria" w:eastAsia="Calibri" w:hAnsi="Cambria" w:cs="Calibri"/>
          <w:color w:val="000000"/>
          <w:sz w:val="24"/>
          <w:szCs w:val="24"/>
        </w:rPr>
        <w:t>) pour un budget annuel d'environ 1,36 milliard FCFA. Avec 9 à 10 projets actifs en parallèle, chacun menant ses propres activités et gérant ses propres listes de bénéficiaires, ARFA ne dispose d'aucun système harmonisé, automatisé et centralisé de gestion de ces données : les informations sont dispersées dans des fichiers Excel et Word distincts (Bilan annuel, PTBA), sans visibilité sur les recoupements entre projets (une même personne peut être accompagnée par plusieurs projets sans que cela soit détecté), ce qui entraîne des pertes de données, des difficultés d'archivage et de traçabilité, et une faible capacité d'aide à la décision.</w:t>
      </w:r>
    </w:p>
    <w:p w14:paraId="227F4325"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Le suivi de l'exécution des activités souffre des mêmes limites : il n'est pas toujours possible de savoir précisément quelles activités ont été réalisées ou modifiées après leur planification initiale, ce qui génère des divergences entre les équipes au moment des bilans. La plateforme doit permettre de retrouver l'information aussi bien par projet que de manière consolidée sur l'ensemble des projets, et de conserver un historique de toute modification apportée à une activité déjà planifiée. Ces besoins sont pris en compte dans le modèle de données et le périmètre fonctionnel ci-dessous (entités BÉNÉFICIAIRE et HISTORIQUE DE MODIFICATION, notamment).</w:t>
      </w:r>
    </w:p>
    <w:p w14:paraId="073F9FD0" w14:textId="77777777" w:rsidR="00654214" w:rsidRPr="00D5621A" w:rsidRDefault="00C570FC" w:rsidP="00D5621A">
      <w:pPr>
        <w:pStyle w:val="Titre1"/>
        <w:pBdr>
          <w:bottom w:val="single" w:sz="8" w:space="4" w:color="2E7D32"/>
        </w:pBdr>
        <w:spacing w:before="400" w:after="200"/>
        <w:jc w:val="both"/>
        <w:rPr>
          <w:rFonts w:ascii="Cambria" w:hAnsi="Cambria"/>
          <w:sz w:val="24"/>
          <w:szCs w:val="24"/>
        </w:rPr>
      </w:pPr>
      <w:bookmarkStart w:id="1" w:name="_Toc237032880"/>
      <w:r w:rsidRPr="00D5621A">
        <w:rPr>
          <w:rFonts w:ascii="Cambria" w:eastAsia="Calibri" w:hAnsi="Cambria" w:cs="Calibri"/>
          <w:b/>
          <w:bCs/>
          <w:color w:val="1F3864"/>
          <w:sz w:val="24"/>
          <w:szCs w:val="24"/>
        </w:rPr>
        <w:t>2. Objectifs de la plateforme</w:t>
      </w:r>
      <w:bookmarkEnd w:id="1"/>
    </w:p>
    <w:p w14:paraId="2EE298F9" w14:textId="77777777" w:rsidR="00654214" w:rsidRPr="00D5621A" w:rsidRDefault="00C570FC" w:rsidP="00D5621A">
      <w:pPr>
        <w:pStyle w:val="Titre2"/>
        <w:spacing w:before="300" w:after="150"/>
        <w:jc w:val="both"/>
        <w:rPr>
          <w:rFonts w:ascii="Cambria" w:hAnsi="Cambria"/>
          <w:sz w:val="24"/>
          <w:szCs w:val="24"/>
        </w:rPr>
      </w:pPr>
      <w:bookmarkStart w:id="2" w:name="_Toc237032881"/>
      <w:r w:rsidRPr="00D5621A">
        <w:rPr>
          <w:rFonts w:ascii="Cambria" w:eastAsia="Calibri" w:hAnsi="Cambria" w:cs="Calibri"/>
          <w:b/>
          <w:bCs/>
          <w:color w:val="1F3864"/>
          <w:sz w:val="24"/>
          <w:szCs w:val="24"/>
        </w:rPr>
        <w:t>2.1 Objectif global</w:t>
      </w:r>
      <w:bookmarkEnd w:id="2"/>
    </w:p>
    <w:p w14:paraId="46135AF4"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Doter ARFA d'une plateforme numérique intégrée, centralisée et sécurisée de suivi-évaluation de l'ensemble de ses projets.</w:t>
      </w:r>
    </w:p>
    <w:p w14:paraId="6F951BF4" w14:textId="77777777" w:rsidR="00654214" w:rsidRPr="00D5621A" w:rsidRDefault="00C570FC" w:rsidP="00D5621A">
      <w:pPr>
        <w:pStyle w:val="Titre2"/>
        <w:spacing w:before="300" w:after="150"/>
        <w:jc w:val="both"/>
        <w:rPr>
          <w:rFonts w:ascii="Cambria" w:hAnsi="Cambria"/>
          <w:sz w:val="24"/>
          <w:szCs w:val="24"/>
        </w:rPr>
      </w:pPr>
      <w:bookmarkStart w:id="3" w:name="_Toc237032882"/>
      <w:r w:rsidRPr="00D5621A">
        <w:rPr>
          <w:rFonts w:ascii="Cambria" w:eastAsia="Calibri" w:hAnsi="Cambria" w:cs="Calibri"/>
          <w:b/>
          <w:bCs/>
          <w:color w:val="1F3864"/>
          <w:sz w:val="24"/>
          <w:szCs w:val="24"/>
        </w:rPr>
        <w:t>2.2 Objectifs spécifiques</w:t>
      </w:r>
      <w:bookmarkEnd w:id="3"/>
    </w:p>
    <w:p w14:paraId="465E4D43"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Concevoir et développer une plateforme numérique de suivi-évaluation adaptée aux besoins d'ARFA ;</w:t>
      </w:r>
    </w:p>
    <w:p w14:paraId="2AC6D34A"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Mettre en place une base de données centralisée hébergée sur le serveur d'ARFA ;</w:t>
      </w:r>
    </w:p>
    <w:p w14:paraId="28A49075"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Développer un module de collecte de données mobile fonctionnel en ligne et hors ligne ;</w:t>
      </w:r>
    </w:p>
    <w:p w14:paraId="4C46926C"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Intégrer la planification, le suivi des activités et des indicateurs de performance ;</w:t>
      </w:r>
    </w:p>
    <w:p w14:paraId="4A6C22BC"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Centraliser les bénéficiaires des projets et permettre l'identification des chevauchements entre projets ;</w:t>
      </w:r>
    </w:p>
    <w:p w14:paraId="317D568C"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Assurer la traçabilité de toute modification apportée à une activité déjà planifiée ;</w:t>
      </w:r>
    </w:p>
    <w:p w14:paraId="306E00F1"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Mettre en place un tableau de bord dynamique accessible aux utilisateurs autorisés ;</w:t>
      </w:r>
    </w:p>
    <w:p w14:paraId="0726ED5A"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 xml:space="preserve">Permettre l'export des données vers Excel, </w:t>
      </w:r>
      <w:proofErr w:type="spellStart"/>
      <w:r w:rsidRPr="00D5621A">
        <w:rPr>
          <w:rFonts w:ascii="Cambria" w:eastAsia="Calibri" w:hAnsi="Cambria" w:cs="Calibri"/>
          <w:sz w:val="24"/>
          <w:szCs w:val="24"/>
        </w:rPr>
        <w:t>XLSForm</w:t>
      </w:r>
      <w:proofErr w:type="spellEnd"/>
      <w:r w:rsidRPr="00D5621A">
        <w:rPr>
          <w:rFonts w:ascii="Cambria" w:eastAsia="Calibri" w:hAnsi="Cambria" w:cs="Calibri"/>
          <w:sz w:val="24"/>
          <w:szCs w:val="24"/>
        </w:rPr>
        <w:t xml:space="preserve"> et SPSS </w:t>
      </w:r>
      <w:proofErr w:type="gramStart"/>
      <w:r w:rsidRPr="00D5621A">
        <w:rPr>
          <w:rFonts w:ascii="Cambria" w:eastAsia="Calibri" w:hAnsi="Cambria" w:cs="Calibri"/>
          <w:sz w:val="24"/>
          <w:szCs w:val="24"/>
        </w:rPr>
        <w:t>(.</w:t>
      </w:r>
      <w:proofErr w:type="spellStart"/>
      <w:r w:rsidRPr="00D5621A">
        <w:rPr>
          <w:rFonts w:ascii="Cambria" w:eastAsia="Calibri" w:hAnsi="Cambria" w:cs="Calibri"/>
          <w:sz w:val="24"/>
          <w:szCs w:val="24"/>
        </w:rPr>
        <w:t>sav</w:t>
      </w:r>
      <w:proofErr w:type="spellEnd"/>
      <w:proofErr w:type="gramEnd"/>
      <w:r w:rsidRPr="00D5621A">
        <w:rPr>
          <w:rFonts w:ascii="Cambria" w:eastAsia="Calibri" w:hAnsi="Cambria" w:cs="Calibri"/>
          <w:sz w:val="24"/>
          <w:szCs w:val="24"/>
        </w:rPr>
        <w:t>) ;</w:t>
      </w:r>
    </w:p>
    <w:p w14:paraId="7B6C5A54" w14:textId="77777777" w:rsidR="00654214" w:rsidRPr="00F81A6C"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Faciliter la formation des utilisateurs et le transfert des compétences techniques.</w:t>
      </w:r>
    </w:p>
    <w:p w14:paraId="06D2310B" w14:textId="77777777" w:rsidR="00F81A6C" w:rsidRPr="00D5621A" w:rsidRDefault="00F81A6C" w:rsidP="00D5621A">
      <w:pPr>
        <w:pStyle w:val="Paragraphedeliste"/>
        <w:numPr>
          <w:ilvl w:val="0"/>
          <w:numId w:val="2"/>
        </w:numPr>
        <w:spacing w:after="90"/>
        <w:jc w:val="both"/>
        <w:rPr>
          <w:rFonts w:ascii="Cambria" w:hAnsi="Cambria"/>
          <w:sz w:val="24"/>
          <w:szCs w:val="24"/>
        </w:rPr>
      </w:pPr>
      <w:ins w:id="4" w:author="user" w:date="2026-08-08T10:20:00Z">
        <w:r>
          <w:rPr>
            <w:rFonts w:ascii="Cambria" w:hAnsi="Cambria"/>
            <w:sz w:val="24"/>
            <w:szCs w:val="24"/>
          </w:rPr>
          <w:lastRenderedPageBreak/>
          <w:t xml:space="preserve">Une plateforme dynamique </w:t>
        </w:r>
      </w:ins>
      <w:ins w:id="5" w:author="user" w:date="2026-08-08T10:21:00Z">
        <w:r>
          <w:rPr>
            <w:rFonts w:ascii="Cambria" w:hAnsi="Cambria"/>
            <w:sz w:val="24"/>
            <w:szCs w:val="24"/>
          </w:rPr>
          <w:t xml:space="preserve">(Des paramétrages que l’on peut </w:t>
        </w:r>
      </w:ins>
      <w:ins w:id="6" w:author="user" w:date="2026-08-08T10:22:00Z">
        <w:r>
          <w:rPr>
            <w:rFonts w:ascii="Cambria" w:hAnsi="Cambria"/>
            <w:sz w:val="24"/>
            <w:szCs w:val="24"/>
          </w:rPr>
          <w:t>intégrer / Changements)</w:t>
        </w:r>
      </w:ins>
    </w:p>
    <w:p w14:paraId="48B03575" w14:textId="77777777" w:rsidR="00654214" w:rsidRPr="00D5621A" w:rsidRDefault="00C570FC" w:rsidP="00D5621A">
      <w:pPr>
        <w:pStyle w:val="Titre1"/>
        <w:pBdr>
          <w:bottom w:val="single" w:sz="8" w:space="4" w:color="2E7D32"/>
        </w:pBdr>
        <w:spacing w:before="400" w:after="200"/>
        <w:jc w:val="both"/>
        <w:rPr>
          <w:rFonts w:ascii="Cambria" w:hAnsi="Cambria"/>
          <w:sz w:val="24"/>
          <w:szCs w:val="24"/>
        </w:rPr>
      </w:pPr>
      <w:bookmarkStart w:id="7" w:name="_Toc237032883"/>
      <w:r w:rsidRPr="00D5621A">
        <w:rPr>
          <w:rFonts w:ascii="Cambria" w:eastAsia="Calibri" w:hAnsi="Cambria" w:cs="Calibri"/>
          <w:b/>
          <w:bCs/>
          <w:color w:val="1F3864"/>
          <w:sz w:val="24"/>
          <w:szCs w:val="24"/>
        </w:rPr>
        <w:t>3. Résultats attendus</w:t>
      </w:r>
      <w:bookmarkEnd w:id="7"/>
    </w:p>
    <w:p w14:paraId="2AFFA7C4"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Une plateforme numérique de suivi-évaluation des projets d'ARFA est conçue et opérationnelle ;</w:t>
      </w:r>
    </w:p>
    <w:p w14:paraId="2CD3D103"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La plateforme est hébergée sur le serveur d'ARFA ;</w:t>
      </w:r>
    </w:p>
    <w:p w14:paraId="55062C84"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Une base de données centralisée est fonctionnelle et sécurisée ;</w:t>
      </w:r>
    </w:p>
    <w:p w14:paraId="68E6A848"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Les modules de planification, de suivi, des indicateurs et de tableau de bord sont intégrés ;</w:t>
      </w:r>
    </w:p>
    <w:p w14:paraId="73D2B44F"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Les listes de bénéficiaires sont centralisées, avec détection des doublons entre projets ;</w:t>
      </w:r>
    </w:p>
    <w:p w14:paraId="755C38F3"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 xml:space="preserve">Toute modification d'une activité déjà planifiée est </w:t>
      </w:r>
      <w:proofErr w:type="spellStart"/>
      <w:r w:rsidRPr="00D5621A">
        <w:rPr>
          <w:rFonts w:ascii="Cambria" w:eastAsia="Calibri" w:hAnsi="Cambria" w:cs="Calibri"/>
          <w:sz w:val="24"/>
          <w:szCs w:val="24"/>
        </w:rPr>
        <w:t>historisée</w:t>
      </w:r>
      <w:proofErr w:type="spellEnd"/>
      <w:r w:rsidRPr="00D5621A">
        <w:rPr>
          <w:rFonts w:ascii="Cambria" w:eastAsia="Calibri" w:hAnsi="Cambria" w:cs="Calibri"/>
          <w:sz w:val="24"/>
          <w:szCs w:val="24"/>
        </w:rPr>
        <w:t xml:space="preserve"> et notifiée aux parties prenantes ;</w:t>
      </w:r>
    </w:p>
    <w:p w14:paraId="6E01C506"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 xml:space="preserve">Les données sont exportables (Excel, </w:t>
      </w:r>
      <w:proofErr w:type="spellStart"/>
      <w:r w:rsidRPr="00D5621A">
        <w:rPr>
          <w:rFonts w:ascii="Cambria" w:eastAsia="Calibri" w:hAnsi="Cambria" w:cs="Calibri"/>
          <w:sz w:val="24"/>
          <w:szCs w:val="24"/>
        </w:rPr>
        <w:t>XLSForm</w:t>
      </w:r>
      <w:proofErr w:type="spellEnd"/>
      <w:r w:rsidRPr="00D5621A">
        <w:rPr>
          <w:rFonts w:ascii="Cambria" w:eastAsia="Calibri" w:hAnsi="Cambria" w:cs="Calibri"/>
          <w:sz w:val="24"/>
          <w:szCs w:val="24"/>
        </w:rPr>
        <w:t>, SAV) ;</w:t>
      </w:r>
    </w:p>
    <w:p w14:paraId="54F07608"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13 utilisateurs sont formés à l'utilisation de la plateforme, avec un accompagnement post-formation pour 3 utilisateurs clés ;</w:t>
      </w:r>
    </w:p>
    <w:p w14:paraId="27ECFEAE"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Le transfert de la gestion technique au responsable du suivi-évaluation est effectué.</w:t>
      </w:r>
    </w:p>
    <w:p w14:paraId="49F310A8" w14:textId="77777777" w:rsidR="00654214" w:rsidRPr="00D5621A" w:rsidRDefault="00C570FC" w:rsidP="00D5621A">
      <w:pPr>
        <w:pStyle w:val="Titre1"/>
        <w:pBdr>
          <w:bottom w:val="single" w:sz="8" w:space="4" w:color="2E7D32"/>
        </w:pBdr>
        <w:spacing w:before="400" w:after="200"/>
        <w:jc w:val="both"/>
        <w:rPr>
          <w:rFonts w:ascii="Cambria" w:hAnsi="Cambria"/>
          <w:sz w:val="24"/>
          <w:szCs w:val="24"/>
        </w:rPr>
      </w:pPr>
      <w:bookmarkStart w:id="8" w:name="_Toc237032884"/>
      <w:r w:rsidRPr="00D5621A">
        <w:rPr>
          <w:rFonts w:ascii="Cambria" w:eastAsia="Calibri" w:hAnsi="Cambria" w:cs="Calibri"/>
          <w:b/>
          <w:bCs/>
          <w:color w:val="1F3864"/>
          <w:sz w:val="24"/>
          <w:szCs w:val="24"/>
        </w:rPr>
        <w:t>4. Utilisateurs cibles et rôles</w:t>
      </w:r>
      <w:bookmarkEnd w:id="8"/>
    </w:p>
    <w:p w14:paraId="0CD2E6C2"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Les utilisateurs concernés sont le chargé du suivi-évaluation et ses assistants, le coordonnateur général, le chargé de programme, le responsable des affaires financières, les chefs de projet et de service, ainsi que les animateurs de terrain pour la collecte mobile. Chaque profil dispose d'un niveau d'accès différencié (voir entité UTILISATEUR au chapitre 6).</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200"/>
      </w:tblGrid>
      <w:tr w:rsidR="00654214" w:rsidRPr="00D5621A" w14:paraId="172910F2" w14:textId="77777777">
        <w:trPr>
          <w:tblHeader/>
        </w:trPr>
        <w:tc>
          <w:tcPr>
            <w:tcW w:w="3600" w:type="dxa"/>
            <w:shd w:val="clear" w:color="auto" w:fill="1F3864"/>
            <w:tcMar>
              <w:top w:w="60" w:type="dxa"/>
              <w:left w:w="90" w:type="dxa"/>
              <w:bottom w:w="60" w:type="dxa"/>
              <w:right w:w="90" w:type="dxa"/>
            </w:tcMar>
            <w:vAlign w:val="center"/>
          </w:tcPr>
          <w:p w14:paraId="11EB5F45"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Rôle</w:t>
            </w:r>
          </w:p>
        </w:tc>
        <w:tc>
          <w:tcPr>
            <w:tcW w:w="6200" w:type="dxa"/>
            <w:shd w:val="clear" w:color="auto" w:fill="1F3864"/>
            <w:tcMar>
              <w:top w:w="60" w:type="dxa"/>
              <w:left w:w="90" w:type="dxa"/>
              <w:bottom w:w="60" w:type="dxa"/>
              <w:right w:w="90" w:type="dxa"/>
            </w:tcMar>
            <w:vAlign w:val="center"/>
          </w:tcPr>
          <w:p w14:paraId="0DB295CA"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Périmètre d'accès type</w:t>
            </w:r>
          </w:p>
        </w:tc>
      </w:tr>
      <w:tr w:rsidR="00654214" w:rsidRPr="00D5621A" w14:paraId="7E0954C4" w14:textId="77777777">
        <w:tc>
          <w:tcPr>
            <w:tcW w:w="3600" w:type="dxa"/>
            <w:tcMar>
              <w:top w:w="60" w:type="dxa"/>
              <w:left w:w="90" w:type="dxa"/>
              <w:bottom w:w="60" w:type="dxa"/>
              <w:right w:w="90" w:type="dxa"/>
            </w:tcMar>
            <w:vAlign w:val="center"/>
          </w:tcPr>
          <w:p w14:paraId="1D7BCDF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Administrateur système</w:t>
            </w:r>
          </w:p>
        </w:tc>
        <w:tc>
          <w:tcPr>
            <w:tcW w:w="6200" w:type="dxa"/>
            <w:tcMar>
              <w:top w:w="60" w:type="dxa"/>
              <w:left w:w="90" w:type="dxa"/>
              <w:bottom w:w="60" w:type="dxa"/>
              <w:right w:w="90" w:type="dxa"/>
            </w:tcMar>
            <w:vAlign w:val="center"/>
          </w:tcPr>
          <w:p w14:paraId="319A0D9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Accès complet : paramétrage, gestion des comptes, tous les projets</w:t>
            </w:r>
          </w:p>
        </w:tc>
      </w:tr>
      <w:tr w:rsidR="00654214" w:rsidRPr="00D5621A" w14:paraId="5C7FFC59" w14:textId="77777777">
        <w:tc>
          <w:tcPr>
            <w:tcW w:w="3600" w:type="dxa"/>
            <w:shd w:val="clear" w:color="auto" w:fill="EAF1E8"/>
            <w:tcMar>
              <w:top w:w="60" w:type="dxa"/>
              <w:left w:w="90" w:type="dxa"/>
              <w:bottom w:w="60" w:type="dxa"/>
              <w:right w:w="90" w:type="dxa"/>
            </w:tcMar>
            <w:vAlign w:val="center"/>
          </w:tcPr>
          <w:p w14:paraId="4705D26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Coordonnateur général / Chargé de programme</w:t>
            </w:r>
          </w:p>
        </w:tc>
        <w:tc>
          <w:tcPr>
            <w:tcW w:w="6200" w:type="dxa"/>
            <w:shd w:val="clear" w:color="auto" w:fill="EAF1E8"/>
            <w:tcMar>
              <w:top w:w="60" w:type="dxa"/>
              <w:left w:w="90" w:type="dxa"/>
              <w:bottom w:w="60" w:type="dxa"/>
              <w:right w:w="90" w:type="dxa"/>
            </w:tcMar>
            <w:vAlign w:val="center"/>
          </w:tcPr>
          <w:p w14:paraId="45655BC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Lecture globale tous projets, validation des rapports, notifications de modification</w:t>
            </w:r>
          </w:p>
        </w:tc>
      </w:tr>
      <w:tr w:rsidR="00654214" w:rsidRPr="00D5621A" w14:paraId="36D28886" w14:textId="77777777">
        <w:tc>
          <w:tcPr>
            <w:tcW w:w="3600" w:type="dxa"/>
            <w:tcMar>
              <w:top w:w="60" w:type="dxa"/>
              <w:left w:w="90" w:type="dxa"/>
              <w:bottom w:w="60" w:type="dxa"/>
              <w:right w:w="90" w:type="dxa"/>
            </w:tcMar>
            <w:vAlign w:val="center"/>
          </w:tcPr>
          <w:p w14:paraId="3500CE9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Chargé de suivi-évaluation</w:t>
            </w:r>
          </w:p>
        </w:tc>
        <w:tc>
          <w:tcPr>
            <w:tcW w:w="6200" w:type="dxa"/>
            <w:tcMar>
              <w:top w:w="60" w:type="dxa"/>
              <w:left w:w="90" w:type="dxa"/>
              <w:bottom w:w="60" w:type="dxa"/>
              <w:right w:w="90" w:type="dxa"/>
            </w:tcMar>
            <w:vAlign w:val="center"/>
          </w:tcPr>
          <w:p w14:paraId="7B02D5D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Saisie et validation des indicateurs et rapports, registre des bénéficiaires, tous projets</w:t>
            </w:r>
          </w:p>
        </w:tc>
      </w:tr>
      <w:tr w:rsidR="00654214" w:rsidRPr="00D5621A" w14:paraId="0BAD2E9E" w14:textId="77777777">
        <w:tc>
          <w:tcPr>
            <w:tcW w:w="3600" w:type="dxa"/>
            <w:shd w:val="clear" w:color="auto" w:fill="EAF1E8"/>
            <w:tcMar>
              <w:top w:w="60" w:type="dxa"/>
              <w:left w:w="90" w:type="dxa"/>
              <w:bottom w:w="60" w:type="dxa"/>
              <w:right w:w="90" w:type="dxa"/>
            </w:tcMar>
            <w:vAlign w:val="center"/>
          </w:tcPr>
          <w:p w14:paraId="45CC5A6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Responsable des affaires financières</w:t>
            </w:r>
          </w:p>
        </w:tc>
        <w:tc>
          <w:tcPr>
            <w:tcW w:w="6200" w:type="dxa"/>
            <w:shd w:val="clear" w:color="auto" w:fill="EAF1E8"/>
            <w:tcMar>
              <w:top w:w="60" w:type="dxa"/>
              <w:left w:w="90" w:type="dxa"/>
              <w:bottom w:w="60" w:type="dxa"/>
              <w:right w:w="90" w:type="dxa"/>
            </w:tcMar>
            <w:vAlign w:val="center"/>
          </w:tcPr>
          <w:p w14:paraId="4BB5774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Accès aux données budgétaires et taux d'exécution financière</w:t>
            </w:r>
          </w:p>
        </w:tc>
      </w:tr>
      <w:tr w:rsidR="00654214" w:rsidRPr="00D5621A" w14:paraId="533D5145" w14:textId="77777777">
        <w:tc>
          <w:tcPr>
            <w:tcW w:w="3600" w:type="dxa"/>
            <w:tcMar>
              <w:top w:w="60" w:type="dxa"/>
              <w:left w:w="90" w:type="dxa"/>
              <w:bottom w:w="60" w:type="dxa"/>
              <w:right w:w="90" w:type="dxa"/>
            </w:tcMar>
            <w:vAlign w:val="center"/>
          </w:tcPr>
          <w:p w14:paraId="0DE21EB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Chef de projet</w:t>
            </w:r>
          </w:p>
        </w:tc>
        <w:tc>
          <w:tcPr>
            <w:tcW w:w="6200" w:type="dxa"/>
            <w:tcMar>
              <w:top w:w="60" w:type="dxa"/>
              <w:left w:w="90" w:type="dxa"/>
              <w:bottom w:w="60" w:type="dxa"/>
              <w:right w:w="90" w:type="dxa"/>
            </w:tcMar>
            <w:vAlign w:val="center"/>
          </w:tcPr>
          <w:p w14:paraId="36C2337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Saisie et suivi limités à son / ses projet(s) ; toute modification d'une activité planifiée déclenche une notification</w:t>
            </w:r>
          </w:p>
        </w:tc>
      </w:tr>
      <w:tr w:rsidR="00654214" w:rsidRPr="00D5621A" w14:paraId="5EA9138E" w14:textId="77777777">
        <w:tc>
          <w:tcPr>
            <w:tcW w:w="3600" w:type="dxa"/>
            <w:shd w:val="clear" w:color="auto" w:fill="EAF1E8"/>
            <w:tcMar>
              <w:top w:w="60" w:type="dxa"/>
              <w:left w:w="90" w:type="dxa"/>
              <w:bottom w:w="60" w:type="dxa"/>
              <w:right w:w="90" w:type="dxa"/>
            </w:tcMar>
            <w:vAlign w:val="center"/>
          </w:tcPr>
          <w:p w14:paraId="7263934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Animateur de terrain</w:t>
            </w:r>
          </w:p>
        </w:tc>
        <w:tc>
          <w:tcPr>
            <w:tcW w:w="6200" w:type="dxa"/>
            <w:shd w:val="clear" w:color="auto" w:fill="EAF1E8"/>
            <w:tcMar>
              <w:top w:w="60" w:type="dxa"/>
              <w:left w:w="90" w:type="dxa"/>
              <w:bottom w:w="60" w:type="dxa"/>
              <w:right w:w="90" w:type="dxa"/>
            </w:tcMar>
            <w:vAlign w:val="center"/>
          </w:tcPr>
          <w:p w14:paraId="7115715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Collecte mobile sur les activités qui lui sont assignées, saisie des bénéficiaires</w:t>
            </w:r>
          </w:p>
        </w:tc>
      </w:tr>
    </w:tbl>
    <w:p w14:paraId="1760146B" w14:textId="77777777" w:rsidR="00654214" w:rsidRPr="00D5621A" w:rsidRDefault="00C570FC" w:rsidP="00D5621A">
      <w:pPr>
        <w:pStyle w:val="Titre1"/>
        <w:pBdr>
          <w:bottom w:val="single" w:sz="8" w:space="4" w:color="2E7D32"/>
        </w:pBdr>
        <w:spacing w:before="400" w:after="200"/>
        <w:jc w:val="both"/>
        <w:rPr>
          <w:rFonts w:ascii="Cambria" w:hAnsi="Cambria"/>
          <w:sz w:val="24"/>
          <w:szCs w:val="24"/>
        </w:rPr>
      </w:pPr>
      <w:bookmarkStart w:id="9" w:name="_Toc237032885"/>
      <w:r w:rsidRPr="00D5621A">
        <w:rPr>
          <w:rFonts w:ascii="Cambria" w:eastAsia="Calibri" w:hAnsi="Cambria" w:cs="Calibri"/>
          <w:b/>
          <w:bCs/>
          <w:color w:val="1F3864"/>
          <w:sz w:val="24"/>
          <w:szCs w:val="24"/>
        </w:rPr>
        <w:t>5. Périmètre fonctionnel</w:t>
      </w:r>
      <w:bookmarkEnd w:id="9"/>
    </w:p>
    <w:p w14:paraId="5BFBFA93"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La plateforme s'organise autour des modules suivants :</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00"/>
      </w:tblGrid>
      <w:tr w:rsidR="00654214" w:rsidRPr="00D5621A" w14:paraId="79C5A5B9" w14:textId="77777777">
        <w:trPr>
          <w:tblHeader/>
        </w:trPr>
        <w:tc>
          <w:tcPr>
            <w:tcW w:w="2600" w:type="dxa"/>
            <w:shd w:val="clear" w:color="auto" w:fill="1F3864"/>
            <w:tcMar>
              <w:top w:w="60" w:type="dxa"/>
              <w:left w:w="90" w:type="dxa"/>
              <w:bottom w:w="60" w:type="dxa"/>
              <w:right w:w="90" w:type="dxa"/>
            </w:tcMar>
            <w:vAlign w:val="center"/>
          </w:tcPr>
          <w:p w14:paraId="6CC8D1F6"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lastRenderedPageBreak/>
              <w:t>Module</w:t>
            </w:r>
          </w:p>
        </w:tc>
        <w:tc>
          <w:tcPr>
            <w:tcW w:w="7200" w:type="dxa"/>
            <w:shd w:val="clear" w:color="auto" w:fill="1F3864"/>
            <w:tcMar>
              <w:top w:w="60" w:type="dxa"/>
              <w:left w:w="90" w:type="dxa"/>
              <w:bottom w:w="60" w:type="dxa"/>
              <w:right w:w="90" w:type="dxa"/>
            </w:tcMar>
            <w:vAlign w:val="center"/>
          </w:tcPr>
          <w:p w14:paraId="6F2BAE2B"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Fonctionnalités clés</w:t>
            </w:r>
          </w:p>
        </w:tc>
      </w:tr>
      <w:tr w:rsidR="00654214" w:rsidRPr="00D5621A" w14:paraId="6AFFDECE" w14:textId="77777777">
        <w:tc>
          <w:tcPr>
            <w:tcW w:w="2600" w:type="dxa"/>
            <w:tcMar>
              <w:top w:w="60" w:type="dxa"/>
              <w:left w:w="90" w:type="dxa"/>
              <w:bottom w:w="60" w:type="dxa"/>
              <w:right w:w="90" w:type="dxa"/>
            </w:tcMar>
            <w:vAlign w:val="center"/>
          </w:tcPr>
          <w:p w14:paraId="2E739F0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Gestion des projets</w:t>
            </w:r>
          </w:p>
        </w:tc>
        <w:tc>
          <w:tcPr>
            <w:tcW w:w="7200" w:type="dxa"/>
            <w:tcMar>
              <w:top w:w="60" w:type="dxa"/>
              <w:left w:w="90" w:type="dxa"/>
              <w:bottom w:w="60" w:type="dxa"/>
              <w:right w:w="90" w:type="dxa"/>
            </w:tcMar>
            <w:vAlign w:val="center"/>
          </w:tcPr>
          <w:p w14:paraId="24A8638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Créer/éditer un projet, rattacher partenaires, bailleurs, zones, thématique, documents ; suivre coût total</w:t>
            </w:r>
            <w:ins w:id="10" w:author="user" w:date="2026-08-08T10:37:00Z">
              <w:r w:rsidR="00382BB6">
                <w:rPr>
                  <w:rFonts w:ascii="Cambria" w:eastAsia="Calibri" w:hAnsi="Cambria" w:cs="Calibri"/>
                  <w:color w:val="000000"/>
                  <w:sz w:val="24"/>
                  <w:szCs w:val="24"/>
                </w:rPr>
                <w:t>(financement propre et apport d</w:t>
              </w:r>
            </w:ins>
            <w:ins w:id="11" w:author="user" w:date="2026-08-08T10:38:00Z">
              <w:r w:rsidR="00382BB6">
                <w:rPr>
                  <w:rFonts w:ascii="Cambria" w:eastAsia="Calibri" w:hAnsi="Cambria" w:cs="Calibri"/>
                  <w:color w:val="000000"/>
                  <w:sz w:val="24"/>
                  <w:szCs w:val="24"/>
                </w:rPr>
                <w:t>u bailleur)</w:t>
              </w:r>
            </w:ins>
            <w:r w:rsidRPr="00D5621A">
              <w:rPr>
                <w:rFonts w:ascii="Cambria" w:eastAsia="Calibri" w:hAnsi="Cambria" w:cs="Calibri"/>
                <w:color w:val="000000"/>
                <w:sz w:val="24"/>
                <w:szCs w:val="24"/>
              </w:rPr>
              <w:t xml:space="preserve"> et cible</w:t>
            </w:r>
            <w:ins w:id="12" w:author="user" w:date="2026-08-08T10:39:00Z">
              <w:r w:rsidR="004A3B4A">
                <w:rPr>
                  <w:rFonts w:ascii="Cambria" w:eastAsia="Calibri" w:hAnsi="Cambria" w:cs="Calibri"/>
                  <w:color w:val="000000"/>
                  <w:sz w:val="24"/>
                  <w:szCs w:val="24"/>
                </w:rPr>
                <w:t>(nombre par cible)</w:t>
              </w:r>
            </w:ins>
          </w:p>
        </w:tc>
      </w:tr>
      <w:tr w:rsidR="004A3B4A" w:rsidRPr="00D5621A" w14:paraId="55DFD1BF" w14:textId="77777777">
        <w:trPr>
          <w:ins w:id="13" w:author="user" w:date="2026-08-08T10:41:00Z"/>
        </w:trPr>
        <w:tc>
          <w:tcPr>
            <w:tcW w:w="2600" w:type="dxa"/>
            <w:tcMar>
              <w:top w:w="60" w:type="dxa"/>
              <w:left w:w="90" w:type="dxa"/>
              <w:bottom w:w="60" w:type="dxa"/>
              <w:right w:w="90" w:type="dxa"/>
            </w:tcMar>
            <w:vAlign w:val="center"/>
          </w:tcPr>
          <w:p w14:paraId="751362B8" w14:textId="77777777" w:rsidR="004A3B4A" w:rsidRPr="00D5621A" w:rsidRDefault="004A3B4A" w:rsidP="00D5621A">
            <w:pPr>
              <w:jc w:val="both"/>
              <w:rPr>
                <w:ins w:id="14" w:author="user" w:date="2026-08-08T10:41:00Z"/>
                <w:rFonts w:ascii="Cambria" w:eastAsia="Calibri" w:hAnsi="Cambria" w:cs="Calibri"/>
                <w:color w:val="000000"/>
                <w:sz w:val="24"/>
                <w:szCs w:val="24"/>
              </w:rPr>
            </w:pPr>
            <w:ins w:id="15" w:author="user" w:date="2026-08-08T10:42:00Z">
              <w:r>
                <w:rPr>
                  <w:rFonts w:ascii="Cambria" w:eastAsia="Calibri" w:hAnsi="Cambria" w:cs="Calibri"/>
                  <w:color w:val="000000"/>
                  <w:sz w:val="24"/>
                  <w:szCs w:val="24"/>
                </w:rPr>
                <w:t>Intégrer les axes du plan stratégique</w:t>
              </w:r>
            </w:ins>
          </w:p>
        </w:tc>
        <w:tc>
          <w:tcPr>
            <w:tcW w:w="7200" w:type="dxa"/>
            <w:tcMar>
              <w:top w:w="60" w:type="dxa"/>
              <w:left w:w="90" w:type="dxa"/>
              <w:bottom w:w="60" w:type="dxa"/>
              <w:right w:w="90" w:type="dxa"/>
            </w:tcMar>
            <w:vAlign w:val="center"/>
          </w:tcPr>
          <w:p w14:paraId="03BF1D9D" w14:textId="77777777" w:rsidR="004A3B4A" w:rsidRPr="00D5621A" w:rsidRDefault="004A3B4A" w:rsidP="00D5621A">
            <w:pPr>
              <w:jc w:val="both"/>
              <w:rPr>
                <w:ins w:id="16" w:author="user" w:date="2026-08-08T10:41:00Z"/>
                <w:rFonts w:ascii="Cambria" w:eastAsia="Calibri" w:hAnsi="Cambria" w:cs="Calibri"/>
                <w:color w:val="000000"/>
                <w:sz w:val="24"/>
                <w:szCs w:val="24"/>
              </w:rPr>
            </w:pPr>
            <w:ins w:id="17" w:author="user" w:date="2026-08-08T10:42:00Z">
              <w:r>
                <w:rPr>
                  <w:rFonts w:ascii="Cambria" w:eastAsia="Calibri" w:hAnsi="Cambria" w:cs="Calibri"/>
                  <w:color w:val="000000"/>
                  <w:sz w:val="24"/>
                  <w:szCs w:val="24"/>
                </w:rPr>
                <w:t>Chaque projet(s)</w:t>
              </w:r>
            </w:ins>
            <w:ins w:id="18" w:author="user" w:date="2026-08-08T10:46:00Z">
              <w:r>
                <w:rPr>
                  <w:rFonts w:ascii="Cambria" w:eastAsia="Calibri" w:hAnsi="Cambria" w:cs="Calibri"/>
                  <w:color w:val="000000"/>
                  <w:sz w:val="24"/>
                  <w:szCs w:val="24"/>
                </w:rPr>
                <w:t>(activité ou sous act</w:t>
              </w:r>
            </w:ins>
            <w:ins w:id="19" w:author="user" w:date="2026-08-08T10:47:00Z">
              <w:r>
                <w:rPr>
                  <w:rFonts w:ascii="Cambria" w:eastAsia="Calibri" w:hAnsi="Cambria" w:cs="Calibri"/>
                  <w:color w:val="000000"/>
                  <w:sz w:val="24"/>
                  <w:szCs w:val="24"/>
                </w:rPr>
                <w:t xml:space="preserve">ivité on doit voir </w:t>
              </w:r>
            </w:ins>
            <w:ins w:id="20" w:author="user" w:date="2026-08-08T10:48:00Z">
              <w:r>
                <w:rPr>
                  <w:rFonts w:ascii="Cambria" w:eastAsia="Calibri" w:hAnsi="Cambria" w:cs="Calibri"/>
                  <w:color w:val="000000"/>
                  <w:sz w:val="24"/>
                  <w:szCs w:val="24"/>
                </w:rPr>
                <w:t>à</w:t>
              </w:r>
            </w:ins>
            <w:ins w:id="21" w:author="user" w:date="2026-08-08T10:47:00Z">
              <w:r>
                <w:rPr>
                  <w:rFonts w:ascii="Cambria" w:eastAsia="Calibri" w:hAnsi="Cambria" w:cs="Calibri"/>
                  <w:color w:val="000000"/>
                  <w:sz w:val="24"/>
                  <w:szCs w:val="24"/>
                </w:rPr>
                <w:t xml:space="preserve"> qu</w:t>
              </w:r>
            </w:ins>
            <w:ins w:id="22" w:author="user" w:date="2026-08-08T10:48:00Z">
              <w:r>
                <w:rPr>
                  <w:rFonts w:ascii="Cambria" w:eastAsia="Calibri" w:hAnsi="Cambria" w:cs="Calibri"/>
                  <w:color w:val="000000"/>
                  <w:sz w:val="24"/>
                  <w:szCs w:val="24"/>
                </w:rPr>
                <w:t>elle axe il est rattaché</w:t>
              </w:r>
            </w:ins>
            <w:ins w:id="23" w:author="user" w:date="2026-08-08T10:47:00Z">
              <w:r>
                <w:rPr>
                  <w:rFonts w:ascii="Cambria" w:eastAsia="Calibri" w:hAnsi="Cambria" w:cs="Calibri"/>
                  <w:color w:val="000000"/>
                  <w:sz w:val="24"/>
                  <w:szCs w:val="24"/>
                </w:rPr>
                <w:t>)</w:t>
              </w:r>
            </w:ins>
            <w:ins w:id="24" w:author="user" w:date="2026-08-08T10:42:00Z">
              <w:r>
                <w:rPr>
                  <w:rFonts w:ascii="Cambria" w:eastAsia="Calibri" w:hAnsi="Cambria" w:cs="Calibri"/>
                  <w:color w:val="000000"/>
                  <w:sz w:val="24"/>
                  <w:szCs w:val="24"/>
                </w:rPr>
                <w:t xml:space="preserve"> peu</w:t>
              </w:r>
            </w:ins>
            <w:ins w:id="25" w:author="user" w:date="2026-08-08T10:43:00Z">
              <w:r>
                <w:rPr>
                  <w:rFonts w:ascii="Cambria" w:eastAsia="Calibri" w:hAnsi="Cambria" w:cs="Calibri"/>
                  <w:color w:val="000000"/>
                  <w:sz w:val="24"/>
                  <w:szCs w:val="24"/>
                </w:rPr>
                <w:t>t</w:t>
              </w:r>
            </w:ins>
            <w:ins w:id="26" w:author="user" w:date="2026-08-08T10:42:00Z">
              <w:r>
                <w:rPr>
                  <w:rFonts w:ascii="Cambria" w:eastAsia="Calibri" w:hAnsi="Cambria" w:cs="Calibri"/>
                  <w:color w:val="000000"/>
                  <w:sz w:val="24"/>
                  <w:szCs w:val="24"/>
                </w:rPr>
                <w:t xml:space="preserve"> </w:t>
              </w:r>
            </w:ins>
            <w:ins w:id="27" w:author="user" w:date="2026-08-08T10:43:00Z">
              <w:r>
                <w:rPr>
                  <w:rFonts w:ascii="Cambria" w:eastAsia="Calibri" w:hAnsi="Cambria" w:cs="Calibri"/>
                  <w:color w:val="000000"/>
                  <w:sz w:val="24"/>
                  <w:szCs w:val="24"/>
                </w:rPr>
                <w:t>être</w:t>
              </w:r>
            </w:ins>
            <w:ins w:id="28" w:author="user" w:date="2026-08-08T10:42:00Z">
              <w:r>
                <w:rPr>
                  <w:rFonts w:ascii="Cambria" w:eastAsia="Calibri" w:hAnsi="Cambria" w:cs="Calibri"/>
                  <w:color w:val="000000"/>
                  <w:sz w:val="24"/>
                  <w:szCs w:val="24"/>
                </w:rPr>
                <w:t xml:space="preserve"> rattaché </w:t>
              </w:r>
            </w:ins>
            <w:ins w:id="29" w:author="user" w:date="2026-08-08T10:43:00Z">
              <w:r>
                <w:rPr>
                  <w:rFonts w:ascii="Cambria" w:eastAsia="Calibri" w:hAnsi="Cambria" w:cs="Calibri"/>
                  <w:color w:val="000000"/>
                  <w:sz w:val="24"/>
                  <w:szCs w:val="24"/>
                </w:rPr>
                <w:t>à un axe du plan stratégique.(il a une durée)</w:t>
              </w:r>
            </w:ins>
            <w:ins w:id="30" w:author="user" w:date="2026-08-08T10:44:00Z">
              <w:r>
                <w:rPr>
                  <w:rFonts w:ascii="Cambria" w:eastAsia="Calibri" w:hAnsi="Cambria" w:cs="Calibri"/>
                  <w:color w:val="000000"/>
                  <w:sz w:val="24"/>
                  <w:szCs w:val="24"/>
                </w:rPr>
                <w:t xml:space="preserve"> faire le lien des données qui donne une clarté au plan stratégique </w:t>
              </w:r>
            </w:ins>
          </w:p>
        </w:tc>
      </w:tr>
      <w:tr w:rsidR="00654214" w:rsidRPr="00D5621A" w14:paraId="0FE6EBB0" w14:textId="77777777">
        <w:tc>
          <w:tcPr>
            <w:tcW w:w="2600" w:type="dxa"/>
            <w:shd w:val="clear" w:color="auto" w:fill="EAF1E8"/>
            <w:tcMar>
              <w:top w:w="60" w:type="dxa"/>
              <w:left w:w="90" w:type="dxa"/>
              <w:bottom w:w="60" w:type="dxa"/>
              <w:right w:w="90" w:type="dxa"/>
            </w:tcMar>
            <w:vAlign w:val="center"/>
          </w:tcPr>
          <w:p w14:paraId="067E71B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Planification (objectifs, activités, sous-activités)</w:t>
            </w:r>
          </w:p>
        </w:tc>
        <w:tc>
          <w:tcPr>
            <w:tcW w:w="7200" w:type="dxa"/>
            <w:shd w:val="clear" w:color="auto" w:fill="EAF1E8"/>
            <w:tcMar>
              <w:top w:w="60" w:type="dxa"/>
              <w:left w:w="90" w:type="dxa"/>
              <w:bottom w:w="60" w:type="dxa"/>
              <w:right w:w="90" w:type="dxa"/>
            </w:tcMar>
            <w:vAlign w:val="center"/>
          </w:tcPr>
          <w:p w14:paraId="3BDC5CF5"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Construire l'arborescence Objectif général → Objectifs spécifiques → Activités → Sous-activités ; planifier dates et budgets ; assigner l'équipe responsable ; codifier chaque activité</w:t>
            </w:r>
            <w:ins w:id="31" w:author="user" w:date="2026-08-08T10:41:00Z">
              <w:r w:rsidR="004A3B4A">
                <w:rPr>
                  <w:rFonts w:ascii="Cambria" w:eastAsia="Calibri" w:hAnsi="Cambria" w:cs="Calibri"/>
                  <w:color w:val="000000"/>
                  <w:sz w:val="24"/>
                  <w:szCs w:val="24"/>
                </w:rPr>
                <w:t> ;</w:t>
              </w:r>
            </w:ins>
          </w:p>
        </w:tc>
      </w:tr>
      <w:tr w:rsidR="00654214" w:rsidRPr="00D5621A" w14:paraId="2DFD2D63" w14:textId="77777777">
        <w:tc>
          <w:tcPr>
            <w:tcW w:w="2600" w:type="dxa"/>
            <w:tcMar>
              <w:top w:w="60" w:type="dxa"/>
              <w:left w:w="90" w:type="dxa"/>
              <w:bottom w:w="60" w:type="dxa"/>
              <w:right w:w="90" w:type="dxa"/>
            </w:tcMar>
            <w:vAlign w:val="center"/>
          </w:tcPr>
          <w:p w14:paraId="28EC79C2" w14:textId="77777777" w:rsidR="00654214" w:rsidRPr="00186130" w:rsidRDefault="00C570FC" w:rsidP="00D5621A">
            <w:pPr>
              <w:jc w:val="both"/>
              <w:rPr>
                <w:rFonts w:ascii="Cambria" w:hAnsi="Cambria"/>
                <w:sz w:val="24"/>
                <w:szCs w:val="24"/>
                <w:highlight w:val="yellow"/>
                <w:rPrChange w:id="32" w:author="user" w:date="2026-08-08T10:53:00Z">
                  <w:rPr>
                    <w:rFonts w:ascii="Cambria" w:hAnsi="Cambria"/>
                    <w:sz w:val="24"/>
                    <w:szCs w:val="24"/>
                  </w:rPr>
                </w:rPrChange>
              </w:rPr>
            </w:pPr>
            <w:r w:rsidRPr="00186130">
              <w:rPr>
                <w:rFonts w:ascii="Cambria" w:eastAsia="Calibri" w:hAnsi="Cambria" w:cs="Calibri"/>
                <w:color w:val="000000"/>
                <w:sz w:val="24"/>
                <w:szCs w:val="24"/>
                <w:highlight w:val="yellow"/>
                <w:rPrChange w:id="33" w:author="user" w:date="2026-08-08T10:53:00Z">
                  <w:rPr>
                    <w:rFonts w:ascii="Cambria" w:eastAsia="Calibri" w:hAnsi="Cambria" w:cs="Calibri"/>
                    <w:color w:val="000000"/>
                    <w:sz w:val="24"/>
                    <w:szCs w:val="24"/>
                  </w:rPr>
                </w:rPrChange>
              </w:rPr>
              <w:t>Registre des bénéficiaires [NOUVEAU]</w:t>
            </w:r>
          </w:p>
        </w:tc>
        <w:tc>
          <w:tcPr>
            <w:tcW w:w="7200" w:type="dxa"/>
            <w:tcMar>
              <w:top w:w="60" w:type="dxa"/>
              <w:left w:w="90" w:type="dxa"/>
              <w:bottom w:w="60" w:type="dxa"/>
              <w:right w:w="90" w:type="dxa"/>
            </w:tcMar>
            <w:vAlign w:val="center"/>
          </w:tcPr>
          <w:p w14:paraId="1307D182" w14:textId="77777777" w:rsidR="00654214" w:rsidRPr="00186130" w:rsidRDefault="00C570FC" w:rsidP="00D5621A">
            <w:pPr>
              <w:jc w:val="both"/>
              <w:rPr>
                <w:rFonts w:ascii="Cambria" w:hAnsi="Cambria"/>
                <w:sz w:val="24"/>
                <w:szCs w:val="24"/>
                <w:highlight w:val="yellow"/>
                <w:rPrChange w:id="34" w:author="user" w:date="2026-08-08T10:53:00Z">
                  <w:rPr>
                    <w:rFonts w:ascii="Cambria" w:hAnsi="Cambria"/>
                    <w:sz w:val="24"/>
                    <w:szCs w:val="24"/>
                  </w:rPr>
                </w:rPrChange>
              </w:rPr>
            </w:pPr>
            <w:r w:rsidRPr="00186130">
              <w:rPr>
                <w:rFonts w:ascii="Cambria" w:eastAsia="Calibri" w:hAnsi="Cambria" w:cs="Calibri"/>
                <w:color w:val="000000"/>
                <w:sz w:val="24"/>
                <w:szCs w:val="24"/>
                <w:highlight w:val="yellow"/>
                <w:rPrChange w:id="35" w:author="user" w:date="2026-08-08T10:53:00Z">
                  <w:rPr>
                    <w:rFonts w:ascii="Cambria" w:eastAsia="Calibri" w:hAnsi="Cambria" w:cs="Calibri"/>
                    <w:color w:val="000000"/>
                    <w:sz w:val="24"/>
                    <w:szCs w:val="24"/>
                  </w:rPr>
                </w:rPrChange>
              </w:rPr>
              <w:t xml:space="preserve">Enregistrement centralisé des bénéficiaires, rattachement à un ou plusieurs projets/activités, </w:t>
            </w:r>
            <w:commentRangeStart w:id="36"/>
            <w:r w:rsidRPr="00186130">
              <w:rPr>
                <w:rFonts w:ascii="Cambria" w:eastAsia="Calibri" w:hAnsi="Cambria" w:cs="Calibri"/>
                <w:color w:val="000000"/>
                <w:sz w:val="24"/>
                <w:szCs w:val="24"/>
                <w:highlight w:val="yellow"/>
                <w:rPrChange w:id="37" w:author="user" w:date="2026-08-08T10:53:00Z">
                  <w:rPr>
                    <w:rFonts w:ascii="Cambria" w:eastAsia="Calibri" w:hAnsi="Cambria" w:cs="Calibri"/>
                    <w:color w:val="000000"/>
                    <w:sz w:val="24"/>
                    <w:szCs w:val="24"/>
                  </w:rPr>
                </w:rPrChange>
              </w:rPr>
              <w:t>détection</w:t>
            </w:r>
            <w:commentRangeEnd w:id="36"/>
            <w:r w:rsidR="00186130">
              <w:rPr>
                <w:rStyle w:val="Marquedecommentaire"/>
              </w:rPr>
              <w:commentReference w:id="36"/>
            </w:r>
            <w:r w:rsidRPr="00186130">
              <w:rPr>
                <w:rFonts w:ascii="Cambria" w:eastAsia="Calibri" w:hAnsi="Cambria" w:cs="Calibri"/>
                <w:color w:val="000000"/>
                <w:sz w:val="24"/>
                <w:szCs w:val="24"/>
                <w:highlight w:val="yellow"/>
                <w:rPrChange w:id="38" w:author="user" w:date="2026-08-08T10:53:00Z">
                  <w:rPr>
                    <w:rFonts w:ascii="Cambria" w:eastAsia="Calibri" w:hAnsi="Cambria" w:cs="Calibri"/>
                    <w:color w:val="000000"/>
                    <w:sz w:val="24"/>
                    <w:szCs w:val="24"/>
                  </w:rPr>
                </w:rPrChange>
              </w:rPr>
              <w:t xml:space="preserve"> des doublons entre projets, historique d'accompagnement dans le temps</w:t>
            </w:r>
          </w:p>
        </w:tc>
      </w:tr>
      <w:tr w:rsidR="00654214" w:rsidRPr="00D5621A" w14:paraId="4EE3E3BC" w14:textId="77777777">
        <w:tc>
          <w:tcPr>
            <w:tcW w:w="2600" w:type="dxa"/>
            <w:shd w:val="clear" w:color="auto" w:fill="EAF1E8"/>
            <w:tcMar>
              <w:top w:w="60" w:type="dxa"/>
              <w:left w:w="90" w:type="dxa"/>
              <w:bottom w:w="60" w:type="dxa"/>
              <w:right w:w="90" w:type="dxa"/>
            </w:tcMar>
            <w:vAlign w:val="center"/>
          </w:tcPr>
          <w:p w14:paraId="64C2FB8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Suivi des indicateurs</w:t>
            </w:r>
          </w:p>
        </w:tc>
        <w:tc>
          <w:tcPr>
            <w:tcW w:w="7200" w:type="dxa"/>
            <w:shd w:val="clear" w:color="auto" w:fill="EAF1E8"/>
            <w:tcMar>
              <w:top w:w="60" w:type="dxa"/>
              <w:left w:w="90" w:type="dxa"/>
              <w:bottom w:w="60" w:type="dxa"/>
              <w:right w:w="90" w:type="dxa"/>
            </w:tcMar>
            <w:vAlign w:val="center"/>
          </w:tcPr>
          <w:p w14:paraId="2738CF66" w14:textId="77777777" w:rsidR="00654214" w:rsidRDefault="00C570FC" w:rsidP="00D5621A">
            <w:pPr>
              <w:jc w:val="both"/>
              <w:rPr>
                <w:ins w:id="39" w:author="user" w:date="2026-08-08T10:59:00Z"/>
                <w:rFonts w:ascii="Cambria" w:eastAsia="Calibri" w:hAnsi="Cambria" w:cs="Calibri"/>
                <w:color w:val="000000"/>
                <w:sz w:val="24"/>
                <w:szCs w:val="24"/>
              </w:rPr>
            </w:pPr>
            <w:r w:rsidRPr="00D5621A">
              <w:rPr>
                <w:rFonts w:ascii="Cambria" w:eastAsia="Calibri" w:hAnsi="Cambria" w:cs="Calibri"/>
                <w:color w:val="000000"/>
                <w:sz w:val="24"/>
                <w:szCs w:val="24"/>
              </w:rPr>
              <w:t>Saisir les valeurs réalisées par période, comparer à la cible, calculer le niveau d'atteinte, alimenter le cadre de mesure des performances</w:t>
            </w:r>
            <w:ins w:id="40" w:author="user" w:date="2026-08-08T10:58:00Z">
              <w:r w:rsidR="00186130">
                <w:rPr>
                  <w:rFonts w:ascii="Cambria" w:eastAsia="Calibri" w:hAnsi="Cambria" w:cs="Calibri"/>
                  <w:color w:val="000000"/>
                  <w:sz w:val="24"/>
                  <w:szCs w:val="24"/>
                </w:rPr>
                <w:t xml:space="preserve">, </w:t>
              </w:r>
              <w:proofErr w:type="gramStart"/>
              <w:r w:rsidR="00186130" w:rsidRPr="008B4B0E">
                <w:rPr>
                  <w:rFonts w:ascii="Cambria" w:eastAsia="Calibri" w:hAnsi="Cambria" w:cs="Calibri"/>
                  <w:color w:val="000000"/>
                  <w:sz w:val="24"/>
                  <w:szCs w:val="24"/>
                  <w:highlight w:val="yellow"/>
                  <w:rPrChange w:id="41" w:author="user" w:date="2026-08-08T10:59:00Z">
                    <w:rPr>
                      <w:rFonts w:ascii="Cambria" w:eastAsia="Calibri" w:hAnsi="Cambria" w:cs="Calibri"/>
                      <w:color w:val="000000"/>
                      <w:sz w:val="24"/>
                      <w:szCs w:val="24"/>
                    </w:rPr>
                  </w:rPrChange>
                </w:rPr>
                <w:t>base</w:t>
              </w:r>
            </w:ins>
            <w:ins w:id="42" w:author="user" w:date="2026-08-08T10:59:00Z">
              <w:r w:rsidR="008B4B0E">
                <w:rPr>
                  <w:rFonts w:ascii="Cambria" w:eastAsia="Calibri" w:hAnsi="Cambria" w:cs="Calibri"/>
                  <w:color w:val="000000"/>
                  <w:sz w:val="24"/>
                  <w:szCs w:val="24"/>
                  <w:highlight w:val="yellow"/>
                </w:rPr>
                <w:t> ,</w:t>
              </w:r>
              <w:proofErr w:type="gramEnd"/>
              <w:r w:rsidR="008B4B0E">
                <w:rPr>
                  <w:rFonts w:ascii="Cambria" w:eastAsia="Calibri" w:hAnsi="Cambria" w:cs="Calibri"/>
                  <w:color w:val="000000"/>
                  <w:sz w:val="24"/>
                  <w:szCs w:val="24"/>
                  <w:highlight w:val="yellow"/>
                </w:rPr>
                <w:t xml:space="preserve"> </w:t>
              </w:r>
            </w:ins>
            <w:ins w:id="43" w:author="user" w:date="2026-08-08T10:58:00Z">
              <w:r w:rsidR="008B4B0E" w:rsidRPr="008B4B0E">
                <w:rPr>
                  <w:rFonts w:ascii="Cambria" w:eastAsia="Calibri" w:hAnsi="Cambria" w:cs="Calibri"/>
                  <w:color w:val="000000"/>
                  <w:sz w:val="24"/>
                  <w:szCs w:val="24"/>
                  <w:highlight w:val="yellow"/>
                  <w:rPrChange w:id="44" w:author="user" w:date="2026-08-08T10:59:00Z">
                    <w:rPr>
                      <w:rFonts w:ascii="Cambria" w:eastAsia="Calibri" w:hAnsi="Cambria" w:cs="Calibri"/>
                      <w:color w:val="000000"/>
                      <w:sz w:val="24"/>
                      <w:szCs w:val="24"/>
                    </w:rPr>
                  </w:rPrChange>
                </w:rPr>
                <w:t>cible</w:t>
              </w:r>
            </w:ins>
            <w:ins w:id="45" w:author="user" w:date="2026-08-08T10:59:00Z">
              <w:r w:rsidR="008B4B0E" w:rsidRPr="008B4B0E">
                <w:rPr>
                  <w:rFonts w:ascii="Cambria" w:eastAsia="Calibri" w:hAnsi="Cambria" w:cs="Calibri"/>
                  <w:color w:val="000000"/>
                  <w:sz w:val="24"/>
                  <w:szCs w:val="24"/>
                  <w:highlight w:val="yellow"/>
                  <w:rPrChange w:id="46" w:author="user" w:date="2026-08-08T10:59:00Z">
                    <w:rPr>
                      <w:rFonts w:ascii="Cambria" w:eastAsia="Calibri" w:hAnsi="Cambria" w:cs="Calibri"/>
                      <w:color w:val="000000"/>
                      <w:sz w:val="24"/>
                      <w:szCs w:val="24"/>
                    </w:rPr>
                  </w:rPrChange>
                </w:rPr>
                <w:t xml:space="preserve"> et ce qui es réalisé</w:t>
              </w:r>
            </w:ins>
          </w:p>
          <w:p w14:paraId="497955F8" w14:textId="77777777" w:rsidR="008B4B0E" w:rsidRPr="00D5621A" w:rsidRDefault="008B4B0E" w:rsidP="00D5621A">
            <w:pPr>
              <w:jc w:val="both"/>
              <w:rPr>
                <w:rFonts w:ascii="Cambria" w:hAnsi="Cambria"/>
                <w:sz w:val="24"/>
                <w:szCs w:val="24"/>
              </w:rPr>
            </w:pPr>
          </w:p>
        </w:tc>
      </w:tr>
      <w:tr w:rsidR="008B4B0E" w:rsidRPr="00D5621A" w14:paraId="1BB36907" w14:textId="77777777">
        <w:trPr>
          <w:ins w:id="47" w:author="user" w:date="2026-08-08T11:00:00Z"/>
        </w:trPr>
        <w:tc>
          <w:tcPr>
            <w:tcW w:w="2600" w:type="dxa"/>
            <w:shd w:val="clear" w:color="auto" w:fill="EAF1E8"/>
            <w:tcMar>
              <w:top w:w="60" w:type="dxa"/>
              <w:left w:w="90" w:type="dxa"/>
              <w:bottom w:w="60" w:type="dxa"/>
              <w:right w:w="90" w:type="dxa"/>
            </w:tcMar>
            <w:vAlign w:val="center"/>
          </w:tcPr>
          <w:p w14:paraId="17A47891" w14:textId="77777777" w:rsidR="008B4B0E" w:rsidRPr="00D5621A" w:rsidRDefault="008B4B0E" w:rsidP="00D5621A">
            <w:pPr>
              <w:jc w:val="both"/>
              <w:rPr>
                <w:ins w:id="48" w:author="user" w:date="2026-08-08T11:00:00Z"/>
                <w:rFonts w:ascii="Cambria" w:eastAsia="Calibri" w:hAnsi="Cambria" w:cs="Calibri"/>
                <w:color w:val="000000"/>
                <w:sz w:val="24"/>
                <w:szCs w:val="24"/>
              </w:rPr>
            </w:pPr>
            <w:ins w:id="49" w:author="user" w:date="2026-08-08T11:00:00Z">
              <w:r>
                <w:rPr>
                  <w:rFonts w:ascii="Cambria" w:eastAsia="Calibri" w:hAnsi="Cambria" w:cs="Calibri"/>
                  <w:color w:val="000000"/>
                  <w:sz w:val="24"/>
                  <w:szCs w:val="24"/>
                </w:rPr>
                <w:t>Indicateur du plan strat</w:t>
              </w:r>
              <w:r>
                <w:rPr>
                  <w:rFonts w:ascii="Cambria" w:eastAsia="Calibri" w:hAnsi="Cambria" w:cs="Calibri"/>
                  <w:color w:val="000000"/>
                  <w:sz w:val="24"/>
                  <w:szCs w:val="24"/>
                </w:rPr>
                <w:t>égique</w:t>
              </w:r>
              <w:bookmarkStart w:id="50" w:name="_GoBack"/>
              <w:bookmarkEnd w:id="50"/>
            </w:ins>
          </w:p>
        </w:tc>
        <w:tc>
          <w:tcPr>
            <w:tcW w:w="7200" w:type="dxa"/>
            <w:shd w:val="clear" w:color="auto" w:fill="EAF1E8"/>
            <w:tcMar>
              <w:top w:w="60" w:type="dxa"/>
              <w:left w:w="90" w:type="dxa"/>
              <w:bottom w:w="60" w:type="dxa"/>
              <w:right w:w="90" w:type="dxa"/>
            </w:tcMar>
            <w:vAlign w:val="center"/>
          </w:tcPr>
          <w:p w14:paraId="1BB22147" w14:textId="77777777" w:rsidR="008B4B0E" w:rsidRPr="00D5621A" w:rsidRDefault="008B4B0E" w:rsidP="00D5621A">
            <w:pPr>
              <w:jc w:val="both"/>
              <w:rPr>
                <w:ins w:id="51" w:author="user" w:date="2026-08-08T11:00:00Z"/>
                <w:rFonts w:ascii="Cambria" w:eastAsia="Calibri" w:hAnsi="Cambria" w:cs="Calibri"/>
                <w:color w:val="000000"/>
                <w:sz w:val="24"/>
                <w:szCs w:val="24"/>
              </w:rPr>
            </w:pPr>
          </w:p>
        </w:tc>
      </w:tr>
      <w:tr w:rsidR="00654214" w:rsidRPr="00D5621A" w14:paraId="3CF5911D" w14:textId="77777777">
        <w:tc>
          <w:tcPr>
            <w:tcW w:w="2600" w:type="dxa"/>
            <w:tcMar>
              <w:top w:w="60" w:type="dxa"/>
              <w:left w:w="90" w:type="dxa"/>
              <w:bottom w:w="60" w:type="dxa"/>
              <w:right w:w="90" w:type="dxa"/>
            </w:tcMar>
            <w:vAlign w:val="center"/>
          </w:tcPr>
          <w:p w14:paraId="4CD0E8E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Collecte mobile (en ligne / hors ligne)</w:t>
            </w:r>
          </w:p>
        </w:tc>
        <w:tc>
          <w:tcPr>
            <w:tcW w:w="7200" w:type="dxa"/>
            <w:tcMar>
              <w:top w:w="60" w:type="dxa"/>
              <w:left w:w="90" w:type="dxa"/>
              <w:bottom w:w="60" w:type="dxa"/>
              <w:right w:w="90" w:type="dxa"/>
            </w:tcMar>
            <w:vAlign w:val="center"/>
          </w:tcPr>
          <w:p w14:paraId="05843BC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Formulaires de collecte terrain, fonctionnement sans connexion, synchronisation différée vers la base centrale</w:t>
            </w:r>
          </w:p>
        </w:tc>
      </w:tr>
      <w:tr w:rsidR="00654214" w:rsidRPr="00D5621A" w14:paraId="061B3DC6" w14:textId="77777777">
        <w:tc>
          <w:tcPr>
            <w:tcW w:w="2600" w:type="dxa"/>
            <w:shd w:val="clear" w:color="auto" w:fill="EAF1E8"/>
            <w:tcMar>
              <w:top w:w="60" w:type="dxa"/>
              <w:left w:w="90" w:type="dxa"/>
              <w:bottom w:w="60" w:type="dxa"/>
              <w:right w:w="90" w:type="dxa"/>
            </w:tcMar>
            <w:vAlign w:val="center"/>
          </w:tcPr>
          <w:p w14:paraId="33CCE73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Tableau de bord transversal</w:t>
            </w:r>
          </w:p>
        </w:tc>
        <w:tc>
          <w:tcPr>
            <w:tcW w:w="7200" w:type="dxa"/>
            <w:shd w:val="clear" w:color="auto" w:fill="EAF1E8"/>
            <w:tcMar>
              <w:top w:w="60" w:type="dxa"/>
              <w:left w:w="90" w:type="dxa"/>
              <w:bottom w:w="60" w:type="dxa"/>
              <w:right w:w="90" w:type="dxa"/>
            </w:tcMar>
            <w:vAlign w:val="center"/>
          </w:tcPr>
          <w:p w14:paraId="56D009F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Vue consolidée tous projets ET vue détaillée par projet : taux de réalisation, niveau d'atteinte des indicateurs, taux d'exécution financière, alertes de retard, filtres par projet/zone/thématique/période</w:t>
            </w:r>
          </w:p>
        </w:tc>
      </w:tr>
      <w:tr w:rsidR="00654214" w:rsidRPr="00D5621A" w14:paraId="2B42B20F" w14:textId="77777777">
        <w:tc>
          <w:tcPr>
            <w:tcW w:w="2600" w:type="dxa"/>
            <w:tcMar>
              <w:top w:w="60" w:type="dxa"/>
              <w:left w:w="90" w:type="dxa"/>
              <w:bottom w:w="60" w:type="dxa"/>
              <w:right w:w="90" w:type="dxa"/>
            </w:tcMar>
            <w:vAlign w:val="center"/>
          </w:tcPr>
          <w:p w14:paraId="5E1D7DC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Traçabilité et historique des modifications [NOUVEAU]</w:t>
            </w:r>
          </w:p>
        </w:tc>
        <w:tc>
          <w:tcPr>
            <w:tcW w:w="7200" w:type="dxa"/>
            <w:tcMar>
              <w:top w:w="60" w:type="dxa"/>
              <w:left w:w="90" w:type="dxa"/>
              <w:bottom w:w="60" w:type="dxa"/>
              <w:right w:w="90" w:type="dxa"/>
            </w:tcMar>
            <w:vAlign w:val="center"/>
          </w:tcPr>
          <w:p w14:paraId="2C6EA1D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Journal des modifications apportées aux activités déjà planifiées (ancienne valeur / nouvelle valeur / auteur / date), notification automatique aux parties prenantes du projet en cas de changement</w:t>
            </w:r>
          </w:p>
        </w:tc>
      </w:tr>
      <w:tr w:rsidR="00654214" w:rsidRPr="00D5621A" w14:paraId="24D68093" w14:textId="77777777">
        <w:tc>
          <w:tcPr>
            <w:tcW w:w="2600" w:type="dxa"/>
            <w:shd w:val="clear" w:color="auto" w:fill="EAF1E8"/>
            <w:tcMar>
              <w:top w:w="60" w:type="dxa"/>
              <w:left w:w="90" w:type="dxa"/>
              <w:bottom w:w="60" w:type="dxa"/>
              <w:right w:w="90" w:type="dxa"/>
            </w:tcMar>
            <w:vAlign w:val="center"/>
          </w:tcPr>
          <w:p w14:paraId="38B5A8D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Rapports de suivi automatiques</w:t>
            </w:r>
          </w:p>
        </w:tc>
        <w:tc>
          <w:tcPr>
            <w:tcW w:w="7200" w:type="dxa"/>
            <w:shd w:val="clear" w:color="auto" w:fill="EAF1E8"/>
            <w:tcMar>
              <w:top w:w="60" w:type="dxa"/>
              <w:left w:w="90" w:type="dxa"/>
              <w:bottom w:w="60" w:type="dxa"/>
              <w:right w:w="90" w:type="dxa"/>
            </w:tcMar>
            <w:vAlign w:val="center"/>
          </w:tcPr>
          <w:p w14:paraId="2C1B0D35"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Génération périodique (mensuelle/trimestrielle/annuelle) : statut global, détail par activité, statistiques par zone et par bénéficiaire</w:t>
            </w:r>
          </w:p>
        </w:tc>
      </w:tr>
      <w:tr w:rsidR="00654214" w:rsidRPr="00D5621A" w14:paraId="0A55D68B" w14:textId="77777777">
        <w:tc>
          <w:tcPr>
            <w:tcW w:w="2600" w:type="dxa"/>
            <w:tcMar>
              <w:top w:w="60" w:type="dxa"/>
              <w:left w:w="90" w:type="dxa"/>
              <w:bottom w:w="60" w:type="dxa"/>
              <w:right w:w="90" w:type="dxa"/>
            </w:tcMar>
            <w:vAlign w:val="center"/>
          </w:tcPr>
          <w:p w14:paraId="540F447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Gestion des partenaires et bailleurs</w:t>
            </w:r>
          </w:p>
        </w:tc>
        <w:tc>
          <w:tcPr>
            <w:tcW w:w="7200" w:type="dxa"/>
            <w:tcMar>
              <w:top w:w="60" w:type="dxa"/>
              <w:left w:w="90" w:type="dxa"/>
              <w:bottom w:w="60" w:type="dxa"/>
              <w:right w:w="90" w:type="dxa"/>
            </w:tcMar>
            <w:vAlign w:val="center"/>
          </w:tcPr>
          <w:p w14:paraId="68C28AD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Répertoire indépendant, rattachement à un ou plusieurs projets, suivi des montants financés</w:t>
            </w:r>
          </w:p>
        </w:tc>
      </w:tr>
      <w:tr w:rsidR="00654214" w:rsidRPr="00D5621A" w14:paraId="37C22755" w14:textId="77777777">
        <w:tc>
          <w:tcPr>
            <w:tcW w:w="2600" w:type="dxa"/>
            <w:shd w:val="clear" w:color="auto" w:fill="EAF1E8"/>
            <w:tcMar>
              <w:top w:w="60" w:type="dxa"/>
              <w:left w:w="90" w:type="dxa"/>
              <w:bottom w:w="60" w:type="dxa"/>
              <w:right w:w="90" w:type="dxa"/>
            </w:tcMar>
            <w:vAlign w:val="center"/>
          </w:tcPr>
          <w:p w14:paraId="1A1443F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Gestion des utilisateurs et des droits</w:t>
            </w:r>
          </w:p>
        </w:tc>
        <w:tc>
          <w:tcPr>
            <w:tcW w:w="7200" w:type="dxa"/>
            <w:shd w:val="clear" w:color="auto" w:fill="EAF1E8"/>
            <w:tcMar>
              <w:top w:w="60" w:type="dxa"/>
              <w:left w:w="90" w:type="dxa"/>
              <w:bottom w:w="60" w:type="dxa"/>
              <w:right w:w="90" w:type="dxa"/>
            </w:tcMar>
            <w:vAlign w:val="center"/>
          </w:tcPr>
          <w:p w14:paraId="167F96A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Comptes nominatifs, rôles, périmètre d'accès par projet, journal des actions</w:t>
            </w:r>
          </w:p>
        </w:tc>
      </w:tr>
      <w:tr w:rsidR="00654214" w:rsidRPr="00D5621A" w14:paraId="0AF88A0E" w14:textId="77777777">
        <w:tc>
          <w:tcPr>
            <w:tcW w:w="2600" w:type="dxa"/>
            <w:tcMar>
              <w:top w:w="60" w:type="dxa"/>
              <w:left w:w="90" w:type="dxa"/>
              <w:bottom w:w="60" w:type="dxa"/>
              <w:right w:w="90" w:type="dxa"/>
            </w:tcMar>
            <w:vAlign w:val="center"/>
          </w:tcPr>
          <w:p w14:paraId="2E6BABF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Exports de données</w:t>
            </w:r>
          </w:p>
        </w:tc>
        <w:tc>
          <w:tcPr>
            <w:tcW w:w="7200" w:type="dxa"/>
            <w:tcMar>
              <w:top w:w="60" w:type="dxa"/>
              <w:left w:w="90" w:type="dxa"/>
              <w:bottom w:w="60" w:type="dxa"/>
              <w:right w:w="90" w:type="dxa"/>
            </w:tcMar>
            <w:vAlign w:val="center"/>
          </w:tcPr>
          <w:p w14:paraId="73B1E70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Export Excel (.</w:t>
            </w:r>
            <w:proofErr w:type="spellStart"/>
            <w:r w:rsidRPr="00D5621A">
              <w:rPr>
                <w:rFonts w:ascii="Cambria" w:eastAsia="Calibri" w:hAnsi="Cambria" w:cs="Calibri"/>
                <w:color w:val="000000"/>
                <w:sz w:val="24"/>
                <w:szCs w:val="24"/>
              </w:rPr>
              <w:t>xlsx</w:t>
            </w:r>
            <w:proofErr w:type="spellEnd"/>
            <w:r w:rsidRPr="00D5621A">
              <w:rPr>
                <w:rFonts w:ascii="Cambria" w:eastAsia="Calibri" w:hAnsi="Cambria" w:cs="Calibri"/>
                <w:color w:val="000000"/>
                <w:sz w:val="24"/>
                <w:szCs w:val="24"/>
              </w:rPr>
              <w:t xml:space="preserve">), </w:t>
            </w:r>
            <w:proofErr w:type="spellStart"/>
            <w:r w:rsidRPr="00D5621A">
              <w:rPr>
                <w:rFonts w:ascii="Cambria" w:eastAsia="Calibri" w:hAnsi="Cambria" w:cs="Calibri"/>
                <w:color w:val="000000"/>
                <w:sz w:val="24"/>
                <w:szCs w:val="24"/>
              </w:rPr>
              <w:t>XLSForm</w:t>
            </w:r>
            <w:proofErr w:type="spellEnd"/>
            <w:r w:rsidRPr="00D5621A">
              <w:rPr>
                <w:rFonts w:ascii="Cambria" w:eastAsia="Calibri" w:hAnsi="Cambria" w:cs="Calibri"/>
                <w:color w:val="000000"/>
                <w:sz w:val="24"/>
                <w:szCs w:val="24"/>
              </w:rPr>
              <w:t>, SPSS (.</w:t>
            </w:r>
            <w:proofErr w:type="spellStart"/>
            <w:r w:rsidRPr="00D5621A">
              <w:rPr>
                <w:rFonts w:ascii="Cambria" w:eastAsia="Calibri" w:hAnsi="Cambria" w:cs="Calibri"/>
                <w:color w:val="000000"/>
                <w:sz w:val="24"/>
                <w:szCs w:val="24"/>
              </w:rPr>
              <w:t>sav</w:t>
            </w:r>
            <w:proofErr w:type="spellEnd"/>
            <w:r w:rsidRPr="00D5621A">
              <w:rPr>
                <w:rFonts w:ascii="Cambria" w:eastAsia="Calibri" w:hAnsi="Cambria" w:cs="Calibri"/>
                <w:color w:val="000000"/>
                <w:sz w:val="24"/>
                <w:szCs w:val="24"/>
              </w:rPr>
              <w:t>) ; export des rapports en PDF</w:t>
            </w:r>
          </w:p>
        </w:tc>
      </w:tr>
      <w:tr w:rsidR="00654214" w:rsidRPr="00D5621A" w14:paraId="46E00B85" w14:textId="77777777">
        <w:tc>
          <w:tcPr>
            <w:tcW w:w="2600" w:type="dxa"/>
            <w:shd w:val="clear" w:color="auto" w:fill="EAF1E8"/>
            <w:tcMar>
              <w:top w:w="60" w:type="dxa"/>
              <w:left w:w="90" w:type="dxa"/>
              <w:bottom w:w="60" w:type="dxa"/>
              <w:right w:w="90" w:type="dxa"/>
            </w:tcMar>
            <w:vAlign w:val="center"/>
          </w:tcPr>
          <w:p w14:paraId="7BD4E97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Gestion documentaire</w:t>
            </w:r>
          </w:p>
        </w:tc>
        <w:tc>
          <w:tcPr>
            <w:tcW w:w="7200" w:type="dxa"/>
            <w:shd w:val="clear" w:color="auto" w:fill="EAF1E8"/>
            <w:tcMar>
              <w:top w:w="60" w:type="dxa"/>
              <w:left w:w="90" w:type="dxa"/>
              <w:bottom w:w="60" w:type="dxa"/>
              <w:right w:w="90" w:type="dxa"/>
            </w:tcMar>
            <w:vAlign w:val="center"/>
          </w:tcPr>
          <w:p w14:paraId="320D64C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Dépôt et consultation des documents liés à un projet ou une activité</w:t>
            </w:r>
          </w:p>
        </w:tc>
      </w:tr>
      <w:tr w:rsidR="00654214" w:rsidRPr="00D5621A" w14:paraId="61FD6B15" w14:textId="77777777">
        <w:tc>
          <w:tcPr>
            <w:tcW w:w="2600" w:type="dxa"/>
            <w:tcMar>
              <w:top w:w="60" w:type="dxa"/>
              <w:left w:w="90" w:type="dxa"/>
              <w:bottom w:w="60" w:type="dxa"/>
              <w:right w:w="90" w:type="dxa"/>
            </w:tcMar>
            <w:vAlign w:val="center"/>
          </w:tcPr>
          <w:p w14:paraId="1C26D65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Alertes</w:t>
            </w:r>
          </w:p>
        </w:tc>
        <w:tc>
          <w:tcPr>
            <w:tcW w:w="7200" w:type="dxa"/>
            <w:tcMar>
              <w:top w:w="60" w:type="dxa"/>
              <w:left w:w="90" w:type="dxa"/>
              <w:bottom w:w="60" w:type="dxa"/>
              <w:right w:w="90" w:type="dxa"/>
            </w:tcMar>
            <w:vAlign w:val="center"/>
          </w:tcPr>
          <w:p w14:paraId="18FAA0F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Notification automatique en cas de retard d'activité (échéance dépassée sans statut « Réalisée ») et en cas de modification d'une activité déjà validée</w:t>
            </w:r>
          </w:p>
        </w:tc>
      </w:tr>
    </w:tbl>
    <w:p w14:paraId="5201F88B" w14:textId="77777777" w:rsidR="00654214" w:rsidRPr="00D5621A" w:rsidRDefault="00C570FC" w:rsidP="00D5621A">
      <w:pPr>
        <w:jc w:val="both"/>
        <w:rPr>
          <w:rFonts w:ascii="Cambria" w:hAnsi="Cambria"/>
          <w:sz w:val="24"/>
          <w:szCs w:val="24"/>
        </w:rPr>
      </w:pPr>
      <w:r w:rsidRPr="00D5621A">
        <w:rPr>
          <w:rFonts w:ascii="Cambria" w:hAnsi="Cambria"/>
          <w:sz w:val="24"/>
          <w:szCs w:val="24"/>
        </w:rPr>
        <w:br w:type="page"/>
      </w:r>
    </w:p>
    <w:p w14:paraId="30A8C643" w14:textId="77777777" w:rsidR="00654214" w:rsidRPr="00D5621A" w:rsidRDefault="00C570FC" w:rsidP="00D5621A">
      <w:pPr>
        <w:pStyle w:val="Titre1"/>
        <w:pBdr>
          <w:bottom w:val="single" w:sz="8" w:space="4" w:color="2E7D32"/>
        </w:pBdr>
        <w:spacing w:before="400" w:after="200"/>
        <w:jc w:val="both"/>
        <w:rPr>
          <w:rFonts w:ascii="Cambria" w:hAnsi="Cambria"/>
          <w:sz w:val="24"/>
          <w:szCs w:val="24"/>
        </w:rPr>
      </w:pPr>
      <w:bookmarkStart w:id="52" w:name="_Toc237032886"/>
      <w:r w:rsidRPr="00D5621A">
        <w:rPr>
          <w:rFonts w:ascii="Cambria" w:eastAsia="Calibri" w:hAnsi="Cambria" w:cs="Calibri"/>
          <w:b/>
          <w:bCs/>
          <w:color w:val="1F3864"/>
          <w:sz w:val="24"/>
          <w:szCs w:val="24"/>
        </w:rPr>
        <w:lastRenderedPageBreak/>
        <w:t>6. Modèle de données détaillé</w:t>
      </w:r>
      <w:bookmarkEnd w:id="52"/>
    </w:p>
    <w:p w14:paraId="55CAC30B"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Le modèle de données ci-dessous a été construit à partir du cadre logique du Manuel de Suivi-Évaluation ARFA (Orientation stratégique &gt; Axe &gt; Objectif &gt; Effet/Produit &gt; Indicateur), de la structure des fichiers PTBA et Bilan annuel, et des échanges de cadrage avec ARFA. Les entités marquées [NOUVEAU] ont été ajoutées dans cette version. Il constitue la base du schéma de la base de données PostgreSQL.</w:t>
      </w:r>
    </w:p>
    <w:p w14:paraId="5EA95A81"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Hiérarchie générale : PROJET → OBJECTIF GÉNÉRAL → OBJECTIFS SPÉCIFIQUES → ACTIVITÉS → SOUS-ACTIVITÉS, avec des INDICATEURS rattachables à chaque niveau, des BÉNÉFICIAIRES rattachés aux projets et activités, et des entités transversales (INTERVENANT, PARTENAIRE, BAILLEUR, ZONE D'INTERVENTION, THÉMATIQUE, DOCUMENT, HISTORIQUE DE MODIFICATION, UTILISATEUR).</w:t>
      </w:r>
    </w:p>
    <w:p w14:paraId="2201FB14" w14:textId="77777777" w:rsidR="00654214" w:rsidRPr="00D5621A" w:rsidRDefault="00C570FC" w:rsidP="00D5621A">
      <w:pPr>
        <w:pStyle w:val="Titre3"/>
        <w:spacing w:before="200" w:after="100"/>
        <w:jc w:val="both"/>
        <w:rPr>
          <w:rFonts w:ascii="Cambria" w:hAnsi="Cambria"/>
        </w:rPr>
      </w:pPr>
      <w:bookmarkStart w:id="53" w:name="_Toc237032887"/>
      <w:r w:rsidRPr="00D5621A">
        <w:rPr>
          <w:rFonts w:ascii="Cambria" w:eastAsia="Calibri" w:hAnsi="Cambria" w:cs="Calibri"/>
          <w:b/>
          <w:bCs/>
          <w:color w:val="2E7D32"/>
        </w:rPr>
        <w:t>1. PROJET</w:t>
      </w:r>
      <w:bookmarkEnd w:id="53"/>
    </w:p>
    <w:p w14:paraId="4109FD8A"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Entité centrale. Un projet correspond à une intervention financée mise en œuvre par ARFA, seule ou en consortium.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2053"/>
        <w:gridCol w:w="5149"/>
      </w:tblGrid>
      <w:tr w:rsidR="00654214" w:rsidRPr="00D5621A" w14:paraId="35112AB7" w14:textId="77777777">
        <w:trPr>
          <w:tblHeader/>
        </w:trPr>
        <w:tc>
          <w:tcPr>
            <w:tcW w:w="2600" w:type="dxa"/>
            <w:shd w:val="clear" w:color="auto" w:fill="1F3864"/>
            <w:tcMar>
              <w:top w:w="60" w:type="dxa"/>
              <w:left w:w="90" w:type="dxa"/>
              <w:bottom w:w="60" w:type="dxa"/>
              <w:right w:w="90" w:type="dxa"/>
            </w:tcMar>
            <w:vAlign w:val="center"/>
          </w:tcPr>
          <w:p w14:paraId="375077B7"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250D867E"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12ED4F8A"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776913E8" w14:textId="77777777">
        <w:tc>
          <w:tcPr>
            <w:tcW w:w="2600" w:type="dxa"/>
            <w:tcMar>
              <w:top w:w="60" w:type="dxa"/>
              <w:left w:w="90" w:type="dxa"/>
              <w:bottom w:w="60" w:type="dxa"/>
              <w:right w:w="90" w:type="dxa"/>
            </w:tcMar>
            <w:vAlign w:val="center"/>
          </w:tcPr>
          <w:p w14:paraId="6EA07031"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id_projet</w:t>
            </w:r>
            <w:proofErr w:type="spellEnd"/>
          </w:p>
        </w:tc>
        <w:tc>
          <w:tcPr>
            <w:tcW w:w="1600" w:type="dxa"/>
            <w:tcMar>
              <w:top w:w="60" w:type="dxa"/>
              <w:left w:w="90" w:type="dxa"/>
              <w:bottom w:w="60" w:type="dxa"/>
              <w:right w:w="90" w:type="dxa"/>
            </w:tcMar>
            <w:vAlign w:val="center"/>
          </w:tcPr>
          <w:p w14:paraId="1BFCED1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5120EE7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 auto-généré</w:t>
            </w:r>
          </w:p>
        </w:tc>
      </w:tr>
      <w:tr w:rsidR="00654214" w:rsidRPr="00D5621A" w14:paraId="46BB92C9" w14:textId="77777777">
        <w:tc>
          <w:tcPr>
            <w:tcW w:w="2600" w:type="dxa"/>
            <w:shd w:val="clear" w:color="auto" w:fill="EAF1E8"/>
            <w:tcMar>
              <w:top w:w="60" w:type="dxa"/>
              <w:left w:w="90" w:type="dxa"/>
              <w:bottom w:w="60" w:type="dxa"/>
              <w:right w:w="90" w:type="dxa"/>
            </w:tcMar>
            <w:vAlign w:val="center"/>
          </w:tcPr>
          <w:p w14:paraId="152DB2D4"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nom_projet</w:t>
            </w:r>
            <w:proofErr w:type="spellEnd"/>
          </w:p>
        </w:tc>
        <w:tc>
          <w:tcPr>
            <w:tcW w:w="1600" w:type="dxa"/>
            <w:shd w:val="clear" w:color="auto" w:fill="EAF1E8"/>
            <w:tcMar>
              <w:top w:w="60" w:type="dxa"/>
              <w:left w:w="90" w:type="dxa"/>
              <w:bottom w:w="60" w:type="dxa"/>
              <w:right w:w="90" w:type="dxa"/>
            </w:tcMar>
            <w:vAlign w:val="center"/>
          </w:tcPr>
          <w:p w14:paraId="1532391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42C6266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Nom complet du projet</w:t>
            </w:r>
          </w:p>
        </w:tc>
      </w:tr>
      <w:tr w:rsidR="00654214" w:rsidRPr="00D5621A" w14:paraId="7FAF7531" w14:textId="77777777">
        <w:tc>
          <w:tcPr>
            <w:tcW w:w="2600" w:type="dxa"/>
            <w:tcMar>
              <w:top w:w="60" w:type="dxa"/>
              <w:left w:w="90" w:type="dxa"/>
              <w:bottom w:w="60" w:type="dxa"/>
              <w:right w:w="90" w:type="dxa"/>
            </w:tcMar>
            <w:vAlign w:val="center"/>
          </w:tcPr>
          <w:p w14:paraId="24FAF54C"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code_projet</w:t>
            </w:r>
            <w:proofErr w:type="spellEnd"/>
          </w:p>
        </w:tc>
        <w:tc>
          <w:tcPr>
            <w:tcW w:w="1600" w:type="dxa"/>
            <w:tcMar>
              <w:top w:w="60" w:type="dxa"/>
              <w:left w:w="90" w:type="dxa"/>
              <w:bottom w:w="60" w:type="dxa"/>
              <w:right w:w="90" w:type="dxa"/>
            </w:tcMar>
            <w:vAlign w:val="center"/>
          </w:tcPr>
          <w:p w14:paraId="4AA13B0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 court</w:t>
            </w:r>
          </w:p>
        </w:tc>
        <w:tc>
          <w:tcPr>
            <w:tcW w:w="5600" w:type="dxa"/>
            <w:tcMar>
              <w:top w:w="60" w:type="dxa"/>
              <w:left w:w="90" w:type="dxa"/>
              <w:bottom w:w="60" w:type="dxa"/>
              <w:right w:w="90" w:type="dxa"/>
            </w:tcMar>
            <w:vAlign w:val="center"/>
          </w:tcPr>
          <w:p w14:paraId="2661596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Sigle (ex. </w:t>
            </w:r>
            <w:proofErr w:type="spellStart"/>
            <w:r w:rsidRPr="00D5621A">
              <w:rPr>
                <w:rFonts w:ascii="Cambria" w:eastAsia="Calibri" w:hAnsi="Cambria" w:cs="Calibri"/>
                <w:color w:val="000000"/>
                <w:sz w:val="24"/>
                <w:szCs w:val="24"/>
              </w:rPr>
              <w:t>ProFilA</w:t>
            </w:r>
            <w:proofErr w:type="spellEnd"/>
            <w:r w:rsidRPr="00D5621A">
              <w:rPr>
                <w:rFonts w:ascii="Cambria" w:eastAsia="Calibri" w:hAnsi="Cambria" w:cs="Calibri"/>
                <w:color w:val="000000"/>
                <w:sz w:val="24"/>
                <w:szCs w:val="24"/>
              </w:rPr>
              <w:t>, ARA, RECREE) tel qu'utilisé dans le PTBA et le Bilan annuel</w:t>
            </w:r>
          </w:p>
        </w:tc>
      </w:tr>
      <w:tr w:rsidR="00654214" w:rsidRPr="00D5621A" w14:paraId="4CE0DE27" w14:textId="77777777">
        <w:tc>
          <w:tcPr>
            <w:tcW w:w="2600" w:type="dxa"/>
            <w:shd w:val="clear" w:color="auto" w:fill="EAF1E8"/>
            <w:tcMar>
              <w:top w:w="60" w:type="dxa"/>
              <w:left w:w="90" w:type="dxa"/>
              <w:bottom w:w="60" w:type="dxa"/>
              <w:right w:w="90" w:type="dxa"/>
            </w:tcMar>
            <w:vAlign w:val="center"/>
          </w:tcPr>
          <w:p w14:paraId="092FE286"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date_debut</w:t>
            </w:r>
            <w:proofErr w:type="spellEnd"/>
            <w:r w:rsidRPr="00D5621A">
              <w:rPr>
                <w:rFonts w:ascii="Cambria" w:eastAsia="Calibri" w:hAnsi="Cambria" w:cs="Calibri"/>
                <w:color w:val="000000"/>
                <w:sz w:val="24"/>
                <w:szCs w:val="24"/>
              </w:rPr>
              <w:t xml:space="preserve"> / </w:t>
            </w:r>
            <w:proofErr w:type="spellStart"/>
            <w:r w:rsidRPr="00D5621A">
              <w:rPr>
                <w:rFonts w:ascii="Cambria" w:eastAsia="Calibri" w:hAnsi="Cambria" w:cs="Calibri"/>
                <w:color w:val="000000"/>
                <w:sz w:val="24"/>
                <w:szCs w:val="24"/>
              </w:rPr>
              <w:t>date_fin</w:t>
            </w:r>
            <w:proofErr w:type="spellEnd"/>
          </w:p>
        </w:tc>
        <w:tc>
          <w:tcPr>
            <w:tcW w:w="1600" w:type="dxa"/>
            <w:shd w:val="clear" w:color="auto" w:fill="EAF1E8"/>
            <w:tcMar>
              <w:top w:w="60" w:type="dxa"/>
              <w:left w:w="90" w:type="dxa"/>
              <w:bottom w:w="60" w:type="dxa"/>
              <w:right w:w="90" w:type="dxa"/>
            </w:tcMar>
            <w:vAlign w:val="center"/>
          </w:tcPr>
          <w:p w14:paraId="0D11DCC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Date</w:t>
            </w:r>
          </w:p>
        </w:tc>
        <w:tc>
          <w:tcPr>
            <w:tcW w:w="5600" w:type="dxa"/>
            <w:shd w:val="clear" w:color="auto" w:fill="EAF1E8"/>
            <w:tcMar>
              <w:top w:w="60" w:type="dxa"/>
              <w:left w:w="90" w:type="dxa"/>
              <w:bottom w:w="60" w:type="dxa"/>
              <w:right w:w="90" w:type="dxa"/>
            </w:tcMar>
            <w:vAlign w:val="center"/>
          </w:tcPr>
          <w:p w14:paraId="014EF385"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Durée officielle du projet</w:t>
            </w:r>
          </w:p>
        </w:tc>
      </w:tr>
      <w:tr w:rsidR="00654214" w:rsidRPr="00D5621A" w14:paraId="2359DC4E" w14:textId="77777777">
        <w:tc>
          <w:tcPr>
            <w:tcW w:w="2600" w:type="dxa"/>
            <w:tcMar>
              <w:top w:w="60" w:type="dxa"/>
              <w:left w:w="90" w:type="dxa"/>
              <w:bottom w:w="60" w:type="dxa"/>
              <w:right w:w="90" w:type="dxa"/>
            </w:tcMar>
            <w:vAlign w:val="center"/>
          </w:tcPr>
          <w:p w14:paraId="69B757C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statut</w:t>
            </w:r>
          </w:p>
        </w:tc>
        <w:tc>
          <w:tcPr>
            <w:tcW w:w="1600" w:type="dxa"/>
            <w:tcMar>
              <w:top w:w="60" w:type="dxa"/>
              <w:left w:w="90" w:type="dxa"/>
              <w:bottom w:w="60" w:type="dxa"/>
              <w:right w:w="90" w:type="dxa"/>
            </w:tcMar>
            <w:vAlign w:val="center"/>
          </w:tcPr>
          <w:p w14:paraId="39AF824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tcMar>
              <w:top w:w="60" w:type="dxa"/>
              <w:left w:w="90" w:type="dxa"/>
              <w:bottom w:w="60" w:type="dxa"/>
              <w:right w:w="90" w:type="dxa"/>
            </w:tcMar>
            <w:vAlign w:val="center"/>
          </w:tcPr>
          <w:p w14:paraId="1D24AEF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Planifié / En cours / Clôturé</w:t>
            </w:r>
          </w:p>
        </w:tc>
      </w:tr>
      <w:tr w:rsidR="00654214" w:rsidRPr="00D5621A" w14:paraId="1B5AD46F" w14:textId="77777777">
        <w:tc>
          <w:tcPr>
            <w:tcW w:w="2600" w:type="dxa"/>
            <w:shd w:val="clear" w:color="auto" w:fill="EAF1E8"/>
            <w:tcMar>
              <w:top w:w="60" w:type="dxa"/>
              <w:left w:w="90" w:type="dxa"/>
              <w:bottom w:w="60" w:type="dxa"/>
              <w:right w:w="90" w:type="dxa"/>
            </w:tcMar>
            <w:vAlign w:val="center"/>
          </w:tcPr>
          <w:p w14:paraId="49655F3F"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type_mise_en_oeuvre</w:t>
            </w:r>
            <w:proofErr w:type="spellEnd"/>
          </w:p>
        </w:tc>
        <w:tc>
          <w:tcPr>
            <w:tcW w:w="1600" w:type="dxa"/>
            <w:shd w:val="clear" w:color="auto" w:fill="EAF1E8"/>
            <w:tcMar>
              <w:top w:w="60" w:type="dxa"/>
              <w:left w:w="90" w:type="dxa"/>
              <w:bottom w:w="60" w:type="dxa"/>
              <w:right w:w="90" w:type="dxa"/>
            </w:tcMar>
            <w:vAlign w:val="center"/>
          </w:tcPr>
          <w:p w14:paraId="5103D59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shd w:val="clear" w:color="auto" w:fill="EAF1E8"/>
            <w:tcMar>
              <w:top w:w="60" w:type="dxa"/>
              <w:left w:w="90" w:type="dxa"/>
              <w:bottom w:w="60" w:type="dxa"/>
              <w:right w:w="90" w:type="dxa"/>
            </w:tcMar>
            <w:vAlign w:val="center"/>
          </w:tcPr>
          <w:p w14:paraId="1B25FCA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Direct / En consortium avec partenaire(s)</w:t>
            </w:r>
          </w:p>
        </w:tc>
      </w:tr>
      <w:tr w:rsidR="00654214" w:rsidRPr="00D5621A" w14:paraId="417E0FA1" w14:textId="77777777">
        <w:tc>
          <w:tcPr>
            <w:tcW w:w="2600" w:type="dxa"/>
            <w:tcMar>
              <w:top w:w="60" w:type="dxa"/>
              <w:left w:w="90" w:type="dxa"/>
              <w:bottom w:w="60" w:type="dxa"/>
              <w:right w:w="90" w:type="dxa"/>
            </w:tcMar>
            <w:vAlign w:val="center"/>
          </w:tcPr>
          <w:p w14:paraId="06947587"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thematique</w:t>
            </w:r>
            <w:proofErr w:type="spellEnd"/>
            <w:r w:rsidRPr="00D5621A">
              <w:rPr>
                <w:rFonts w:ascii="Cambria" w:eastAsia="Calibri" w:hAnsi="Cambria" w:cs="Calibri"/>
                <w:color w:val="000000"/>
                <w:sz w:val="24"/>
                <w:szCs w:val="24"/>
              </w:rPr>
              <w:t>(s)</w:t>
            </w:r>
          </w:p>
        </w:tc>
        <w:tc>
          <w:tcPr>
            <w:tcW w:w="1600" w:type="dxa"/>
            <w:tcMar>
              <w:top w:w="60" w:type="dxa"/>
              <w:left w:w="90" w:type="dxa"/>
              <w:bottom w:w="60" w:type="dxa"/>
              <w:right w:w="90" w:type="dxa"/>
            </w:tcMar>
            <w:vAlign w:val="center"/>
          </w:tcPr>
          <w:p w14:paraId="086D6F4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N-N → THÉMATIQUE</w:t>
            </w:r>
          </w:p>
        </w:tc>
        <w:tc>
          <w:tcPr>
            <w:tcW w:w="5600" w:type="dxa"/>
            <w:tcMar>
              <w:top w:w="60" w:type="dxa"/>
              <w:left w:w="90" w:type="dxa"/>
              <w:bottom w:w="60" w:type="dxa"/>
              <w:right w:w="90" w:type="dxa"/>
            </w:tcMar>
            <w:vAlign w:val="center"/>
          </w:tcPr>
          <w:p w14:paraId="6953736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Une ou plusieurs thématiques (dérivées des 5 orientations stratégiques du Plan Stratégique)</w:t>
            </w:r>
          </w:p>
        </w:tc>
      </w:tr>
      <w:tr w:rsidR="00654214" w:rsidRPr="00D5621A" w14:paraId="63F9BBC5" w14:textId="77777777">
        <w:tc>
          <w:tcPr>
            <w:tcW w:w="2600" w:type="dxa"/>
            <w:shd w:val="clear" w:color="auto" w:fill="EAF1E8"/>
            <w:tcMar>
              <w:top w:w="60" w:type="dxa"/>
              <w:left w:w="90" w:type="dxa"/>
              <w:bottom w:w="60" w:type="dxa"/>
              <w:right w:w="90" w:type="dxa"/>
            </w:tcMar>
            <w:vAlign w:val="center"/>
          </w:tcPr>
          <w:p w14:paraId="1C2A6098"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cible_projet</w:t>
            </w:r>
            <w:proofErr w:type="spellEnd"/>
          </w:p>
        </w:tc>
        <w:tc>
          <w:tcPr>
            <w:tcW w:w="1600" w:type="dxa"/>
            <w:shd w:val="clear" w:color="auto" w:fill="EAF1E8"/>
            <w:tcMar>
              <w:top w:w="60" w:type="dxa"/>
              <w:left w:w="90" w:type="dxa"/>
              <w:bottom w:w="60" w:type="dxa"/>
              <w:right w:w="90" w:type="dxa"/>
            </w:tcMar>
            <w:vAlign w:val="center"/>
          </w:tcPr>
          <w:p w14:paraId="20C8572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Nombre + détail</w:t>
            </w:r>
          </w:p>
        </w:tc>
        <w:tc>
          <w:tcPr>
            <w:tcW w:w="5600" w:type="dxa"/>
            <w:shd w:val="clear" w:color="auto" w:fill="EAF1E8"/>
            <w:tcMar>
              <w:top w:w="60" w:type="dxa"/>
              <w:left w:w="90" w:type="dxa"/>
              <w:bottom w:w="60" w:type="dxa"/>
              <w:right w:w="90" w:type="dxa"/>
            </w:tcMar>
            <w:vAlign w:val="center"/>
          </w:tcPr>
          <w:p w14:paraId="40C5166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Bénéficiaires visés : total et désagrégation H/F/jeunes le cas échéant</w:t>
            </w:r>
          </w:p>
        </w:tc>
      </w:tr>
      <w:tr w:rsidR="00654214" w:rsidRPr="00D5621A" w14:paraId="06BF3C5F" w14:textId="77777777">
        <w:tc>
          <w:tcPr>
            <w:tcW w:w="2600" w:type="dxa"/>
            <w:tcMar>
              <w:top w:w="60" w:type="dxa"/>
              <w:left w:w="90" w:type="dxa"/>
              <w:bottom w:w="60" w:type="dxa"/>
              <w:right w:w="90" w:type="dxa"/>
            </w:tcMar>
            <w:vAlign w:val="center"/>
          </w:tcPr>
          <w:p w14:paraId="7EA5578B"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zones_intervention</w:t>
            </w:r>
            <w:proofErr w:type="spellEnd"/>
          </w:p>
        </w:tc>
        <w:tc>
          <w:tcPr>
            <w:tcW w:w="1600" w:type="dxa"/>
            <w:tcMar>
              <w:top w:w="60" w:type="dxa"/>
              <w:left w:w="90" w:type="dxa"/>
              <w:bottom w:w="60" w:type="dxa"/>
              <w:right w:w="90" w:type="dxa"/>
            </w:tcMar>
            <w:vAlign w:val="center"/>
          </w:tcPr>
          <w:p w14:paraId="281C6DA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N-N → ZONE D'INTERVENTION</w:t>
            </w:r>
          </w:p>
        </w:tc>
        <w:tc>
          <w:tcPr>
            <w:tcW w:w="5600" w:type="dxa"/>
            <w:tcMar>
              <w:top w:w="60" w:type="dxa"/>
              <w:left w:w="90" w:type="dxa"/>
              <w:bottom w:w="60" w:type="dxa"/>
              <w:right w:w="90" w:type="dxa"/>
            </w:tcMar>
            <w:vAlign w:val="center"/>
          </w:tcPr>
          <w:p w14:paraId="65A85B3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Un projet peut couvrir plusieurs zones ; permet le </w:t>
            </w:r>
            <w:proofErr w:type="spellStart"/>
            <w:r w:rsidRPr="00D5621A">
              <w:rPr>
                <w:rFonts w:ascii="Cambria" w:eastAsia="Calibri" w:hAnsi="Cambria" w:cs="Calibri"/>
                <w:color w:val="000000"/>
                <w:sz w:val="24"/>
                <w:szCs w:val="24"/>
              </w:rPr>
              <w:t>mapping</w:t>
            </w:r>
            <w:proofErr w:type="spellEnd"/>
            <w:r w:rsidRPr="00D5621A">
              <w:rPr>
                <w:rFonts w:ascii="Cambria" w:eastAsia="Calibri" w:hAnsi="Cambria" w:cs="Calibri"/>
                <w:color w:val="000000"/>
                <w:sz w:val="24"/>
                <w:szCs w:val="24"/>
              </w:rPr>
              <w:t xml:space="preserve"> zones ↔ bilans</w:t>
            </w:r>
          </w:p>
        </w:tc>
      </w:tr>
      <w:tr w:rsidR="00654214" w:rsidRPr="00D5621A" w14:paraId="622A1C8E" w14:textId="77777777">
        <w:tc>
          <w:tcPr>
            <w:tcW w:w="2600" w:type="dxa"/>
            <w:shd w:val="clear" w:color="auto" w:fill="EAF1E8"/>
            <w:tcMar>
              <w:top w:w="60" w:type="dxa"/>
              <w:left w:w="90" w:type="dxa"/>
              <w:bottom w:w="60" w:type="dxa"/>
              <w:right w:w="90" w:type="dxa"/>
            </w:tcMar>
            <w:vAlign w:val="center"/>
          </w:tcPr>
          <w:p w14:paraId="717BCC9E"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cout_total</w:t>
            </w:r>
            <w:proofErr w:type="spellEnd"/>
          </w:p>
        </w:tc>
        <w:tc>
          <w:tcPr>
            <w:tcW w:w="1600" w:type="dxa"/>
            <w:shd w:val="clear" w:color="auto" w:fill="EAF1E8"/>
            <w:tcMar>
              <w:top w:w="60" w:type="dxa"/>
              <w:left w:w="90" w:type="dxa"/>
              <w:bottom w:w="60" w:type="dxa"/>
              <w:right w:w="90" w:type="dxa"/>
            </w:tcMar>
            <w:vAlign w:val="center"/>
          </w:tcPr>
          <w:p w14:paraId="3565CDD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Montant (FCFA)</w:t>
            </w:r>
          </w:p>
        </w:tc>
        <w:tc>
          <w:tcPr>
            <w:tcW w:w="5600" w:type="dxa"/>
            <w:shd w:val="clear" w:color="auto" w:fill="EAF1E8"/>
            <w:tcMar>
              <w:top w:w="60" w:type="dxa"/>
              <w:left w:w="90" w:type="dxa"/>
              <w:bottom w:w="60" w:type="dxa"/>
              <w:right w:w="90" w:type="dxa"/>
            </w:tcMar>
            <w:vAlign w:val="center"/>
          </w:tcPr>
          <w:p w14:paraId="1D97C33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 </w:t>
            </w:r>
            <w:proofErr w:type="spellStart"/>
            <w:r w:rsidRPr="00D5621A">
              <w:rPr>
                <w:rFonts w:ascii="Cambria" w:eastAsia="Calibri" w:hAnsi="Cambria" w:cs="Calibri"/>
                <w:color w:val="000000"/>
                <w:sz w:val="24"/>
                <w:szCs w:val="24"/>
              </w:rPr>
              <w:t>fonds_propres</w:t>
            </w:r>
            <w:proofErr w:type="spellEnd"/>
            <w:r w:rsidRPr="00D5621A">
              <w:rPr>
                <w:rFonts w:ascii="Cambria" w:eastAsia="Calibri" w:hAnsi="Cambria" w:cs="Calibri"/>
                <w:color w:val="000000"/>
                <w:sz w:val="24"/>
                <w:szCs w:val="24"/>
              </w:rPr>
              <w:t xml:space="preserve"> + </w:t>
            </w:r>
            <w:proofErr w:type="spellStart"/>
            <w:r w:rsidRPr="00D5621A">
              <w:rPr>
                <w:rFonts w:ascii="Cambria" w:eastAsia="Calibri" w:hAnsi="Cambria" w:cs="Calibri"/>
                <w:color w:val="000000"/>
                <w:sz w:val="24"/>
                <w:szCs w:val="24"/>
              </w:rPr>
              <w:t>financement_bailleurs</w:t>
            </w:r>
            <w:proofErr w:type="spellEnd"/>
          </w:p>
        </w:tc>
      </w:tr>
      <w:tr w:rsidR="00654214" w:rsidRPr="00D5621A" w14:paraId="7331A116" w14:textId="77777777">
        <w:tc>
          <w:tcPr>
            <w:tcW w:w="2600" w:type="dxa"/>
            <w:tcMar>
              <w:top w:w="60" w:type="dxa"/>
              <w:left w:w="90" w:type="dxa"/>
              <w:bottom w:w="60" w:type="dxa"/>
              <w:right w:w="90" w:type="dxa"/>
            </w:tcMar>
            <w:vAlign w:val="center"/>
          </w:tcPr>
          <w:p w14:paraId="0496572B"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fonds_propres</w:t>
            </w:r>
            <w:proofErr w:type="spellEnd"/>
          </w:p>
        </w:tc>
        <w:tc>
          <w:tcPr>
            <w:tcW w:w="1600" w:type="dxa"/>
            <w:tcMar>
              <w:top w:w="60" w:type="dxa"/>
              <w:left w:w="90" w:type="dxa"/>
              <w:bottom w:w="60" w:type="dxa"/>
              <w:right w:w="90" w:type="dxa"/>
            </w:tcMar>
            <w:vAlign w:val="center"/>
          </w:tcPr>
          <w:p w14:paraId="169ACF7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Montant (FCFA)</w:t>
            </w:r>
          </w:p>
        </w:tc>
        <w:tc>
          <w:tcPr>
            <w:tcW w:w="5600" w:type="dxa"/>
            <w:tcMar>
              <w:top w:w="60" w:type="dxa"/>
              <w:left w:w="90" w:type="dxa"/>
              <w:bottom w:w="60" w:type="dxa"/>
              <w:right w:w="90" w:type="dxa"/>
            </w:tcMar>
            <w:vAlign w:val="center"/>
          </w:tcPr>
          <w:p w14:paraId="4C15963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Part autofinancée par ARFA</w:t>
            </w:r>
          </w:p>
        </w:tc>
      </w:tr>
      <w:tr w:rsidR="00654214" w:rsidRPr="00D5621A" w14:paraId="53E5643E" w14:textId="77777777">
        <w:tc>
          <w:tcPr>
            <w:tcW w:w="2600" w:type="dxa"/>
            <w:shd w:val="clear" w:color="auto" w:fill="EAF1E8"/>
            <w:tcMar>
              <w:top w:w="60" w:type="dxa"/>
              <w:left w:w="90" w:type="dxa"/>
              <w:bottom w:w="60" w:type="dxa"/>
              <w:right w:w="90" w:type="dxa"/>
            </w:tcMar>
            <w:vAlign w:val="center"/>
          </w:tcPr>
          <w:p w14:paraId="51FDBDA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partenaires</w:t>
            </w:r>
          </w:p>
        </w:tc>
        <w:tc>
          <w:tcPr>
            <w:tcW w:w="1600" w:type="dxa"/>
            <w:shd w:val="clear" w:color="auto" w:fill="EAF1E8"/>
            <w:tcMar>
              <w:top w:w="60" w:type="dxa"/>
              <w:left w:w="90" w:type="dxa"/>
              <w:bottom w:w="60" w:type="dxa"/>
              <w:right w:w="90" w:type="dxa"/>
            </w:tcMar>
            <w:vAlign w:val="center"/>
          </w:tcPr>
          <w:p w14:paraId="0E61A8D5"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N-N → PARTENAIRE</w:t>
            </w:r>
          </w:p>
        </w:tc>
        <w:tc>
          <w:tcPr>
            <w:tcW w:w="5600" w:type="dxa"/>
            <w:shd w:val="clear" w:color="auto" w:fill="EAF1E8"/>
            <w:tcMar>
              <w:top w:w="60" w:type="dxa"/>
              <w:left w:w="90" w:type="dxa"/>
              <w:bottom w:w="60" w:type="dxa"/>
              <w:right w:w="90" w:type="dxa"/>
            </w:tcMar>
            <w:vAlign w:val="center"/>
          </w:tcPr>
          <w:p w14:paraId="53969BD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Partenaires de mise en œuvre associés au projet</w:t>
            </w:r>
          </w:p>
        </w:tc>
      </w:tr>
      <w:tr w:rsidR="00654214" w:rsidRPr="00D5621A" w14:paraId="537ED681" w14:textId="77777777">
        <w:tc>
          <w:tcPr>
            <w:tcW w:w="2600" w:type="dxa"/>
            <w:tcMar>
              <w:top w:w="60" w:type="dxa"/>
              <w:left w:w="90" w:type="dxa"/>
              <w:bottom w:w="60" w:type="dxa"/>
              <w:right w:w="90" w:type="dxa"/>
            </w:tcMar>
            <w:vAlign w:val="center"/>
          </w:tcPr>
          <w:p w14:paraId="22436FE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bailleurs</w:t>
            </w:r>
          </w:p>
        </w:tc>
        <w:tc>
          <w:tcPr>
            <w:tcW w:w="1600" w:type="dxa"/>
            <w:tcMar>
              <w:top w:w="60" w:type="dxa"/>
              <w:left w:w="90" w:type="dxa"/>
              <w:bottom w:w="60" w:type="dxa"/>
              <w:right w:w="90" w:type="dxa"/>
            </w:tcMar>
            <w:vAlign w:val="center"/>
          </w:tcPr>
          <w:p w14:paraId="1028881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N-N → BAILLEUR</w:t>
            </w:r>
          </w:p>
        </w:tc>
        <w:tc>
          <w:tcPr>
            <w:tcW w:w="5600" w:type="dxa"/>
            <w:tcMar>
              <w:top w:w="60" w:type="dxa"/>
              <w:left w:w="90" w:type="dxa"/>
              <w:bottom w:w="60" w:type="dxa"/>
              <w:right w:w="90" w:type="dxa"/>
            </w:tcMar>
            <w:vAlign w:val="center"/>
          </w:tcPr>
          <w:p w14:paraId="7DF8F93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Avec montant du financement par bailleur (table de jonction)</w:t>
            </w:r>
          </w:p>
        </w:tc>
      </w:tr>
      <w:tr w:rsidR="00654214" w:rsidRPr="00D5621A" w14:paraId="707EBBED" w14:textId="77777777">
        <w:tc>
          <w:tcPr>
            <w:tcW w:w="2600" w:type="dxa"/>
            <w:shd w:val="clear" w:color="auto" w:fill="EAF1E8"/>
            <w:tcMar>
              <w:top w:w="60" w:type="dxa"/>
              <w:left w:w="90" w:type="dxa"/>
              <w:bottom w:w="60" w:type="dxa"/>
              <w:right w:w="90" w:type="dxa"/>
            </w:tcMar>
            <w:vAlign w:val="center"/>
          </w:tcPr>
          <w:p w14:paraId="43F7ED01"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documents_lies</w:t>
            </w:r>
            <w:proofErr w:type="spellEnd"/>
          </w:p>
        </w:tc>
        <w:tc>
          <w:tcPr>
            <w:tcW w:w="1600" w:type="dxa"/>
            <w:shd w:val="clear" w:color="auto" w:fill="EAF1E8"/>
            <w:tcMar>
              <w:top w:w="60" w:type="dxa"/>
              <w:left w:w="90" w:type="dxa"/>
              <w:bottom w:w="60" w:type="dxa"/>
              <w:right w:w="90" w:type="dxa"/>
            </w:tcMar>
            <w:vAlign w:val="center"/>
          </w:tcPr>
          <w:p w14:paraId="194C068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1-N → DOCUMENT</w:t>
            </w:r>
          </w:p>
        </w:tc>
        <w:tc>
          <w:tcPr>
            <w:tcW w:w="5600" w:type="dxa"/>
            <w:shd w:val="clear" w:color="auto" w:fill="EAF1E8"/>
            <w:tcMar>
              <w:top w:w="60" w:type="dxa"/>
              <w:left w:w="90" w:type="dxa"/>
              <w:bottom w:w="60" w:type="dxa"/>
              <w:right w:w="90" w:type="dxa"/>
            </w:tcMar>
            <w:vAlign w:val="center"/>
          </w:tcPr>
          <w:p w14:paraId="14A3F1C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Cadre logique, document de projet, rapport </w:t>
            </w:r>
            <w:proofErr w:type="spellStart"/>
            <w:r w:rsidRPr="00D5621A">
              <w:rPr>
                <w:rFonts w:ascii="Cambria" w:eastAsia="Calibri" w:hAnsi="Cambria" w:cs="Calibri"/>
                <w:color w:val="000000"/>
                <w:sz w:val="24"/>
                <w:szCs w:val="24"/>
              </w:rPr>
              <w:t>baseline</w:t>
            </w:r>
            <w:proofErr w:type="spellEnd"/>
            <w:r w:rsidRPr="00D5621A">
              <w:rPr>
                <w:rFonts w:ascii="Cambria" w:eastAsia="Calibri" w:hAnsi="Cambria" w:cs="Calibri"/>
                <w:color w:val="000000"/>
                <w:sz w:val="24"/>
                <w:szCs w:val="24"/>
              </w:rPr>
              <w:t>, autres rapports</w:t>
            </w:r>
          </w:p>
        </w:tc>
      </w:tr>
      <w:tr w:rsidR="00654214" w:rsidRPr="00D5621A" w14:paraId="37D741C1" w14:textId="77777777">
        <w:tc>
          <w:tcPr>
            <w:tcW w:w="2600" w:type="dxa"/>
            <w:tcMar>
              <w:top w:w="60" w:type="dxa"/>
              <w:left w:w="90" w:type="dxa"/>
              <w:bottom w:w="60" w:type="dxa"/>
              <w:right w:w="90" w:type="dxa"/>
            </w:tcMar>
            <w:vAlign w:val="center"/>
          </w:tcPr>
          <w:p w14:paraId="48FC5720"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elements_capitalisation</w:t>
            </w:r>
            <w:proofErr w:type="spellEnd"/>
          </w:p>
        </w:tc>
        <w:tc>
          <w:tcPr>
            <w:tcW w:w="1600" w:type="dxa"/>
            <w:tcMar>
              <w:top w:w="60" w:type="dxa"/>
              <w:left w:w="90" w:type="dxa"/>
              <w:bottom w:w="60" w:type="dxa"/>
              <w:right w:w="90" w:type="dxa"/>
            </w:tcMar>
            <w:vAlign w:val="center"/>
          </w:tcPr>
          <w:p w14:paraId="13A7535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 long</w:t>
            </w:r>
          </w:p>
        </w:tc>
        <w:tc>
          <w:tcPr>
            <w:tcW w:w="5600" w:type="dxa"/>
            <w:tcMar>
              <w:top w:w="60" w:type="dxa"/>
              <w:left w:w="90" w:type="dxa"/>
              <w:bottom w:w="60" w:type="dxa"/>
              <w:right w:w="90" w:type="dxa"/>
            </w:tcMar>
            <w:vAlign w:val="center"/>
          </w:tcPr>
          <w:p w14:paraId="1535465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Saisis en fin de projet (leçons apprises, bonnes pratiques)</w:t>
            </w:r>
          </w:p>
        </w:tc>
      </w:tr>
      <w:tr w:rsidR="00654214" w:rsidRPr="00D5621A" w14:paraId="75C92AF0" w14:textId="77777777">
        <w:tc>
          <w:tcPr>
            <w:tcW w:w="2600" w:type="dxa"/>
            <w:shd w:val="clear" w:color="auto" w:fill="EAF1E8"/>
            <w:tcMar>
              <w:top w:w="60" w:type="dxa"/>
              <w:left w:w="90" w:type="dxa"/>
              <w:bottom w:w="60" w:type="dxa"/>
              <w:right w:w="90" w:type="dxa"/>
            </w:tcMar>
            <w:vAlign w:val="center"/>
          </w:tcPr>
          <w:p w14:paraId="58026905"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lastRenderedPageBreak/>
              <w:t>observations</w:t>
            </w:r>
          </w:p>
        </w:tc>
        <w:tc>
          <w:tcPr>
            <w:tcW w:w="1600" w:type="dxa"/>
            <w:shd w:val="clear" w:color="auto" w:fill="EAF1E8"/>
            <w:tcMar>
              <w:top w:w="60" w:type="dxa"/>
              <w:left w:w="90" w:type="dxa"/>
              <w:bottom w:w="60" w:type="dxa"/>
              <w:right w:w="90" w:type="dxa"/>
            </w:tcMar>
            <w:vAlign w:val="center"/>
          </w:tcPr>
          <w:p w14:paraId="6F83D1D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2F15E39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Commentaire libre</w:t>
            </w:r>
          </w:p>
        </w:tc>
      </w:tr>
    </w:tbl>
    <w:p w14:paraId="41812888" w14:textId="77777777" w:rsidR="00654214" w:rsidRPr="00D5621A" w:rsidRDefault="00654214" w:rsidP="00D5621A">
      <w:pPr>
        <w:spacing w:after="200"/>
        <w:jc w:val="both"/>
        <w:rPr>
          <w:rFonts w:ascii="Cambria" w:hAnsi="Cambria"/>
          <w:sz w:val="24"/>
          <w:szCs w:val="24"/>
        </w:rPr>
      </w:pPr>
    </w:p>
    <w:p w14:paraId="12FCC040" w14:textId="77777777" w:rsidR="00654214" w:rsidRPr="00D5621A" w:rsidRDefault="00C570FC" w:rsidP="00D5621A">
      <w:pPr>
        <w:pStyle w:val="Titre3"/>
        <w:spacing w:before="200" w:after="100"/>
        <w:jc w:val="both"/>
        <w:rPr>
          <w:rFonts w:ascii="Cambria" w:hAnsi="Cambria"/>
        </w:rPr>
      </w:pPr>
      <w:bookmarkStart w:id="54" w:name="_Toc237032888"/>
      <w:r w:rsidRPr="00D5621A">
        <w:rPr>
          <w:rFonts w:ascii="Cambria" w:eastAsia="Calibri" w:hAnsi="Cambria" w:cs="Calibri"/>
          <w:b/>
          <w:bCs/>
          <w:color w:val="2E7D32"/>
        </w:rPr>
        <w:t>2. OBJECTIF GÉNÉRAL</w:t>
      </w:r>
      <w:bookmarkEnd w:id="54"/>
    </w:p>
    <w:p w14:paraId="05681EBC"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Un seul objectif général par projet (relation 1-1 avec PROJET).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600"/>
      </w:tblGrid>
      <w:tr w:rsidR="00654214" w:rsidRPr="00D5621A" w14:paraId="74968611" w14:textId="77777777">
        <w:trPr>
          <w:tblHeader/>
        </w:trPr>
        <w:tc>
          <w:tcPr>
            <w:tcW w:w="2600" w:type="dxa"/>
            <w:shd w:val="clear" w:color="auto" w:fill="1F3864"/>
            <w:tcMar>
              <w:top w:w="60" w:type="dxa"/>
              <w:left w:w="90" w:type="dxa"/>
              <w:bottom w:w="60" w:type="dxa"/>
              <w:right w:w="90" w:type="dxa"/>
            </w:tcMar>
            <w:vAlign w:val="center"/>
          </w:tcPr>
          <w:p w14:paraId="066FD0B7"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0AA6BBB9"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397C675F"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355A8950" w14:textId="77777777">
        <w:tc>
          <w:tcPr>
            <w:tcW w:w="2600" w:type="dxa"/>
            <w:tcMar>
              <w:top w:w="60" w:type="dxa"/>
              <w:left w:w="90" w:type="dxa"/>
              <w:bottom w:w="60" w:type="dxa"/>
              <w:right w:w="90" w:type="dxa"/>
            </w:tcMar>
            <w:vAlign w:val="center"/>
          </w:tcPr>
          <w:p w14:paraId="4DA24338"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id_objectif_general</w:t>
            </w:r>
            <w:proofErr w:type="spellEnd"/>
          </w:p>
        </w:tc>
        <w:tc>
          <w:tcPr>
            <w:tcW w:w="1600" w:type="dxa"/>
            <w:tcMar>
              <w:top w:w="60" w:type="dxa"/>
              <w:left w:w="90" w:type="dxa"/>
              <w:bottom w:w="60" w:type="dxa"/>
              <w:right w:w="90" w:type="dxa"/>
            </w:tcMar>
            <w:vAlign w:val="center"/>
          </w:tcPr>
          <w:p w14:paraId="64F99DB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5724AF0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w:t>
            </w:r>
          </w:p>
        </w:tc>
      </w:tr>
      <w:tr w:rsidR="00654214" w:rsidRPr="00D5621A" w14:paraId="16143B51" w14:textId="77777777">
        <w:tc>
          <w:tcPr>
            <w:tcW w:w="2600" w:type="dxa"/>
            <w:shd w:val="clear" w:color="auto" w:fill="EAF1E8"/>
            <w:tcMar>
              <w:top w:w="60" w:type="dxa"/>
              <w:left w:w="90" w:type="dxa"/>
              <w:bottom w:w="60" w:type="dxa"/>
              <w:right w:w="90" w:type="dxa"/>
            </w:tcMar>
            <w:vAlign w:val="center"/>
          </w:tcPr>
          <w:p w14:paraId="6D5294A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libelle</w:t>
            </w:r>
          </w:p>
        </w:tc>
        <w:tc>
          <w:tcPr>
            <w:tcW w:w="1600" w:type="dxa"/>
            <w:shd w:val="clear" w:color="auto" w:fill="EAF1E8"/>
            <w:tcMar>
              <w:top w:w="60" w:type="dxa"/>
              <w:left w:w="90" w:type="dxa"/>
              <w:bottom w:w="60" w:type="dxa"/>
              <w:right w:w="90" w:type="dxa"/>
            </w:tcMar>
            <w:vAlign w:val="center"/>
          </w:tcPr>
          <w:p w14:paraId="141CEB2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347560E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Formulation de l'objectif général</w:t>
            </w:r>
          </w:p>
        </w:tc>
      </w:tr>
      <w:tr w:rsidR="00654214" w:rsidRPr="00D5621A" w14:paraId="19C8FDCC" w14:textId="77777777">
        <w:tc>
          <w:tcPr>
            <w:tcW w:w="2600" w:type="dxa"/>
            <w:tcMar>
              <w:top w:w="60" w:type="dxa"/>
              <w:left w:w="90" w:type="dxa"/>
              <w:bottom w:w="60" w:type="dxa"/>
              <w:right w:w="90" w:type="dxa"/>
            </w:tcMar>
            <w:vAlign w:val="center"/>
          </w:tcPr>
          <w:p w14:paraId="2134566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projet</w:t>
            </w:r>
          </w:p>
        </w:tc>
        <w:tc>
          <w:tcPr>
            <w:tcW w:w="1600" w:type="dxa"/>
            <w:tcMar>
              <w:top w:w="60" w:type="dxa"/>
              <w:left w:w="90" w:type="dxa"/>
              <w:bottom w:w="60" w:type="dxa"/>
              <w:right w:w="90" w:type="dxa"/>
            </w:tcMar>
            <w:vAlign w:val="center"/>
          </w:tcPr>
          <w:p w14:paraId="6FE2E42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1-1 → PROJET</w:t>
            </w:r>
          </w:p>
        </w:tc>
        <w:tc>
          <w:tcPr>
            <w:tcW w:w="5600" w:type="dxa"/>
            <w:tcMar>
              <w:top w:w="60" w:type="dxa"/>
              <w:left w:w="90" w:type="dxa"/>
              <w:bottom w:w="60" w:type="dxa"/>
              <w:right w:w="90" w:type="dxa"/>
            </w:tcMar>
            <w:vAlign w:val="center"/>
          </w:tcPr>
          <w:p w14:paraId="6E56FA3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Projet auquel il se rattache</w:t>
            </w:r>
          </w:p>
        </w:tc>
      </w:tr>
    </w:tbl>
    <w:p w14:paraId="4EBD4669" w14:textId="77777777" w:rsidR="00654214" w:rsidRPr="00D5621A" w:rsidRDefault="00654214" w:rsidP="00D5621A">
      <w:pPr>
        <w:spacing w:after="200"/>
        <w:jc w:val="both"/>
        <w:rPr>
          <w:rFonts w:ascii="Cambria" w:hAnsi="Cambria"/>
          <w:sz w:val="24"/>
          <w:szCs w:val="24"/>
        </w:rPr>
      </w:pPr>
    </w:p>
    <w:p w14:paraId="4E43190A" w14:textId="77777777" w:rsidR="00654214" w:rsidRPr="00D5621A" w:rsidRDefault="00C570FC" w:rsidP="00D5621A">
      <w:pPr>
        <w:pStyle w:val="Titre3"/>
        <w:spacing w:before="200" w:after="100"/>
        <w:jc w:val="both"/>
        <w:rPr>
          <w:rFonts w:ascii="Cambria" w:hAnsi="Cambria"/>
        </w:rPr>
      </w:pPr>
      <w:bookmarkStart w:id="55" w:name="_Toc237032889"/>
      <w:r w:rsidRPr="00D5621A">
        <w:rPr>
          <w:rFonts w:ascii="Cambria" w:eastAsia="Calibri" w:hAnsi="Cambria" w:cs="Calibri"/>
          <w:b/>
          <w:bCs/>
          <w:color w:val="2E7D32"/>
        </w:rPr>
        <w:t>3. OBJECTIF SPÉCIFIQUE</w:t>
      </w:r>
      <w:bookmarkEnd w:id="55"/>
    </w:p>
    <w:p w14:paraId="7F2467E0"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Un ou plusieurs objectifs spécifiques par projet, rattachés à l'objectif général.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600"/>
      </w:tblGrid>
      <w:tr w:rsidR="00654214" w:rsidRPr="00D5621A" w14:paraId="0E67F9F2" w14:textId="77777777">
        <w:trPr>
          <w:tblHeader/>
        </w:trPr>
        <w:tc>
          <w:tcPr>
            <w:tcW w:w="2600" w:type="dxa"/>
            <w:shd w:val="clear" w:color="auto" w:fill="1F3864"/>
            <w:tcMar>
              <w:top w:w="60" w:type="dxa"/>
              <w:left w:w="90" w:type="dxa"/>
              <w:bottom w:w="60" w:type="dxa"/>
              <w:right w:w="90" w:type="dxa"/>
            </w:tcMar>
            <w:vAlign w:val="center"/>
          </w:tcPr>
          <w:p w14:paraId="32B1F503"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701138A6"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5FB719DC"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53B7875C" w14:textId="77777777">
        <w:tc>
          <w:tcPr>
            <w:tcW w:w="2600" w:type="dxa"/>
            <w:tcMar>
              <w:top w:w="60" w:type="dxa"/>
              <w:left w:w="90" w:type="dxa"/>
              <w:bottom w:w="60" w:type="dxa"/>
              <w:right w:w="90" w:type="dxa"/>
            </w:tcMar>
            <w:vAlign w:val="center"/>
          </w:tcPr>
          <w:p w14:paraId="45EC7767"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id_objectif_specifique</w:t>
            </w:r>
            <w:proofErr w:type="spellEnd"/>
          </w:p>
        </w:tc>
        <w:tc>
          <w:tcPr>
            <w:tcW w:w="1600" w:type="dxa"/>
            <w:tcMar>
              <w:top w:w="60" w:type="dxa"/>
              <w:left w:w="90" w:type="dxa"/>
              <w:bottom w:w="60" w:type="dxa"/>
              <w:right w:w="90" w:type="dxa"/>
            </w:tcMar>
            <w:vAlign w:val="center"/>
          </w:tcPr>
          <w:p w14:paraId="1BAD96F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6D86495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w:t>
            </w:r>
          </w:p>
        </w:tc>
      </w:tr>
      <w:tr w:rsidR="00654214" w:rsidRPr="00D5621A" w14:paraId="5F148982" w14:textId="77777777">
        <w:tc>
          <w:tcPr>
            <w:tcW w:w="2600" w:type="dxa"/>
            <w:shd w:val="clear" w:color="auto" w:fill="EAF1E8"/>
            <w:tcMar>
              <w:top w:w="60" w:type="dxa"/>
              <w:left w:w="90" w:type="dxa"/>
              <w:bottom w:w="60" w:type="dxa"/>
              <w:right w:w="90" w:type="dxa"/>
            </w:tcMar>
            <w:vAlign w:val="center"/>
          </w:tcPr>
          <w:p w14:paraId="42D0B3A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libelle</w:t>
            </w:r>
          </w:p>
        </w:tc>
        <w:tc>
          <w:tcPr>
            <w:tcW w:w="1600" w:type="dxa"/>
            <w:shd w:val="clear" w:color="auto" w:fill="EAF1E8"/>
            <w:tcMar>
              <w:top w:w="60" w:type="dxa"/>
              <w:left w:w="90" w:type="dxa"/>
              <w:bottom w:w="60" w:type="dxa"/>
              <w:right w:w="90" w:type="dxa"/>
            </w:tcMar>
            <w:vAlign w:val="center"/>
          </w:tcPr>
          <w:p w14:paraId="5B8908B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331F9E9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Formulation de l'objectif spécifique</w:t>
            </w:r>
          </w:p>
        </w:tc>
      </w:tr>
      <w:tr w:rsidR="00654214" w:rsidRPr="00D5621A" w14:paraId="33BDC85E" w14:textId="77777777">
        <w:tc>
          <w:tcPr>
            <w:tcW w:w="2600" w:type="dxa"/>
            <w:tcMar>
              <w:top w:w="60" w:type="dxa"/>
              <w:left w:w="90" w:type="dxa"/>
              <w:bottom w:w="60" w:type="dxa"/>
              <w:right w:w="90" w:type="dxa"/>
            </w:tcMar>
            <w:vAlign w:val="center"/>
          </w:tcPr>
          <w:p w14:paraId="31EC1AF7"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objectif_general</w:t>
            </w:r>
            <w:proofErr w:type="spellEnd"/>
          </w:p>
        </w:tc>
        <w:tc>
          <w:tcPr>
            <w:tcW w:w="1600" w:type="dxa"/>
            <w:tcMar>
              <w:top w:w="60" w:type="dxa"/>
              <w:left w:w="90" w:type="dxa"/>
              <w:bottom w:w="60" w:type="dxa"/>
              <w:right w:w="90" w:type="dxa"/>
            </w:tcMar>
            <w:vAlign w:val="center"/>
          </w:tcPr>
          <w:p w14:paraId="49D34E4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N-1 → OBJECTIF GÉNÉRAL</w:t>
            </w:r>
          </w:p>
        </w:tc>
        <w:tc>
          <w:tcPr>
            <w:tcW w:w="5600" w:type="dxa"/>
            <w:tcMar>
              <w:top w:w="60" w:type="dxa"/>
              <w:left w:w="90" w:type="dxa"/>
              <w:bottom w:w="60" w:type="dxa"/>
              <w:right w:w="90" w:type="dxa"/>
            </w:tcMar>
            <w:vAlign w:val="center"/>
          </w:tcPr>
          <w:p w14:paraId="4A6F87E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Objectif général parent</w:t>
            </w:r>
          </w:p>
        </w:tc>
      </w:tr>
      <w:tr w:rsidR="00654214" w:rsidRPr="00D5621A" w14:paraId="1495AAE1" w14:textId="77777777">
        <w:tc>
          <w:tcPr>
            <w:tcW w:w="2600" w:type="dxa"/>
            <w:shd w:val="clear" w:color="auto" w:fill="EAF1E8"/>
            <w:tcMar>
              <w:top w:w="60" w:type="dxa"/>
              <w:left w:w="90" w:type="dxa"/>
              <w:bottom w:w="60" w:type="dxa"/>
              <w:right w:w="90" w:type="dxa"/>
            </w:tcMar>
            <w:vAlign w:val="center"/>
          </w:tcPr>
          <w:p w14:paraId="12BC860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projet</w:t>
            </w:r>
          </w:p>
        </w:tc>
        <w:tc>
          <w:tcPr>
            <w:tcW w:w="1600" w:type="dxa"/>
            <w:shd w:val="clear" w:color="auto" w:fill="EAF1E8"/>
            <w:tcMar>
              <w:top w:w="60" w:type="dxa"/>
              <w:left w:w="90" w:type="dxa"/>
              <w:bottom w:w="60" w:type="dxa"/>
              <w:right w:w="90" w:type="dxa"/>
            </w:tcMar>
            <w:vAlign w:val="center"/>
          </w:tcPr>
          <w:p w14:paraId="656DB59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N-1 → PROJET</w:t>
            </w:r>
          </w:p>
        </w:tc>
        <w:tc>
          <w:tcPr>
            <w:tcW w:w="5600" w:type="dxa"/>
            <w:shd w:val="clear" w:color="auto" w:fill="EAF1E8"/>
            <w:tcMar>
              <w:top w:w="60" w:type="dxa"/>
              <w:left w:w="90" w:type="dxa"/>
              <w:bottom w:w="60" w:type="dxa"/>
              <w:right w:w="90" w:type="dxa"/>
            </w:tcMar>
            <w:vAlign w:val="center"/>
          </w:tcPr>
          <w:p w14:paraId="3CDD65C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Redondance utile pour les requêtes et le filtrage</w:t>
            </w:r>
          </w:p>
        </w:tc>
      </w:tr>
    </w:tbl>
    <w:p w14:paraId="4CC946B0" w14:textId="77777777" w:rsidR="00654214" w:rsidRPr="00D5621A" w:rsidRDefault="00654214" w:rsidP="00D5621A">
      <w:pPr>
        <w:spacing w:after="200"/>
        <w:jc w:val="both"/>
        <w:rPr>
          <w:rFonts w:ascii="Cambria" w:hAnsi="Cambria"/>
          <w:sz w:val="24"/>
          <w:szCs w:val="24"/>
        </w:rPr>
      </w:pPr>
    </w:p>
    <w:p w14:paraId="60A9BCAE" w14:textId="77777777" w:rsidR="00654214" w:rsidRPr="00D5621A" w:rsidRDefault="00C570FC" w:rsidP="00D5621A">
      <w:pPr>
        <w:pStyle w:val="Titre3"/>
        <w:spacing w:before="200" w:after="100"/>
        <w:jc w:val="both"/>
        <w:rPr>
          <w:rFonts w:ascii="Cambria" w:hAnsi="Cambria"/>
        </w:rPr>
      </w:pPr>
      <w:bookmarkStart w:id="56" w:name="_Toc237032890"/>
      <w:r w:rsidRPr="00D5621A">
        <w:rPr>
          <w:rFonts w:ascii="Cambria" w:eastAsia="Calibri" w:hAnsi="Cambria" w:cs="Calibri"/>
          <w:b/>
          <w:bCs/>
          <w:color w:val="2E7D32"/>
        </w:rPr>
        <w:t>4. ACTIVITÉ</w:t>
      </w:r>
      <w:bookmarkEnd w:id="56"/>
    </w:p>
    <w:p w14:paraId="6AB84AE1"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 xml:space="preserve">Associée à un projet et à un objectif spécifique. Porte le suivi physique et financier. Le champ </w:t>
      </w:r>
      <w:proofErr w:type="spellStart"/>
      <w:r w:rsidRPr="00D5621A">
        <w:rPr>
          <w:rFonts w:ascii="Cambria" w:eastAsia="Calibri" w:hAnsi="Cambria" w:cs="Calibri"/>
          <w:color w:val="000000"/>
          <w:sz w:val="24"/>
          <w:szCs w:val="24"/>
        </w:rPr>
        <w:t>code_activite</w:t>
      </w:r>
      <w:proofErr w:type="spellEnd"/>
      <w:r w:rsidRPr="00D5621A">
        <w:rPr>
          <w:rFonts w:ascii="Cambria" w:eastAsia="Calibri" w:hAnsi="Cambria" w:cs="Calibri"/>
          <w:color w:val="000000"/>
          <w:sz w:val="24"/>
          <w:szCs w:val="24"/>
        </w:rPr>
        <w:t xml:space="preserve"> assure une codification homogène avec les documents existants, et le suivi d'historique garantit que toute modification apportée après la planification initiale reste traçable et visible par les parties prenantes.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3"/>
        <w:gridCol w:w="2053"/>
        <w:gridCol w:w="4914"/>
      </w:tblGrid>
      <w:tr w:rsidR="00654214" w:rsidRPr="00D5621A" w14:paraId="69575748" w14:textId="77777777">
        <w:trPr>
          <w:tblHeader/>
        </w:trPr>
        <w:tc>
          <w:tcPr>
            <w:tcW w:w="2600" w:type="dxa"/>
            <w:shd w:val="clear" w:color="auto" w:fill="1F3864"/>
            <w:tcMar>
              <w:top w:w="60" w:type="dxa"/>
              <w:left w:w="90" w:type="dxa"/>
              <w:bottom w:w="60" w:type="dxa"/>
              <w:right w:w="90" w:type="dxa"/>
            </w:tcMar>
            <w:vAlign w:val="center"/>
          </w:tcPr>
          <w:p w14:paraId="3B1D9A9E"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79C1630E"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0B02111E"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182DF039" w14:textId="77777777">
        <w:tc>
          <w:tcPr>
            <w:tcW w:w="2600" w:type="dxa"/>
            <w:tcMar>
              <w:top w:w="60" w:type="dxa"/>
              <w:left w:w="90" w:type="dxa"/>
              <w:bottom w:w="60" w:type="dxa"/>
              <w:right w:w="90" w:type="dxa"/>
            </w:tcMar>
            <w:vAlign w:val="center"/>
          </w:tcPr>
          <w:p w14:paraId="56BC4583"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id_activite</w:t>
            </w:r>
            <w:proofErr w:type="spellEnd"/>
          </w:p>
        </w:tc>
        <w:tc>
          <w:tcPr>
            <w:tcW w:w="1600" w:type="dxa"/>
            <w:tcMar>
              <w:top w:w="60" w:type="dxa"/>
              <w:left w:w="90" w:type="dxa"/>
              <w:bottom w:w="60" w:type="dxa"/>
              <w:right w:w="90" w:type="dxa"/>
            </w:tcMar>
            <w:vAlign w:val="center"/>
          </w:tcPr>
          <w:p w14:paraId="0FC3A30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5F53429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w:t>
            </w:r>
          </w:p>
        </w:tc>
      </w:tr>
      <w:tr w:rsidR="00654214" w:rsidRPr="00D5621A" w14:paraId="67A5CDA2" w14:textId="77777777">
        <w:tc>
          <w:tcPr>
            <w:tcW w:w="2600" w:type="dxa"/>
            <w:shd w:val="clear" w:color="auto" w:fill="EAF1E8"/>
            <w:tcMar>
              <w:top w:w="60" w:type="dxa"/>
              <w:left w:w="90" w:type="dxa"/>
              <w:bottom w:w="60" w:type="dxa"/>
              <w:right w:w="90" w:type="dxa"/>
            </w:tcMar>
            <w:vAlign w:val="center"/>
          </w:tcPr>
          <w:p w14:paraId="356586FC"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code_activite</w:t>
            </w:r>
            <w:proofErr w:type="spellEnd"/>
          </w:p>
        </w:tc>
        <w:tc>
          <w:tcPr>
            <w:tcW w:w="1600" w:type="dxa"/>
            <w:shd w:val="clear" w:color="auto" w:fill="EAF1E8"/>
            <w:tcMar>
              <w:top w:w="60" w:type="dxa"/>
              <w:left w:w="90" w:type="dxa"/>
              <w:bottom w:w="60" w:type="dxa"/>
              <w:right w:w="90" w:type="dxa"/>
            </w:tcMar>
            <w:vAlign w:val="center"/>
          </w:tcPr>
          <w:p w14:paraId="12F847F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 court [NOUVEAU]</w:t>
            </w:r>
          </w:p>
        </w:tc>
        <w:tc>
          <w:tcPr>
            <w:tcW w:w="5600" w:type="dxa"/>
            <w:shd w:val="clear" w:color="auto" w:fill="EAF1E8"/>
            <w:tcMar>
              <w:top w:w="60" w:type="dxa"/>
              <w:left w:w="90" w:type="dxa"/>
              <w:bottom w:w="60" w:type="dxa"/>
              <w:right w:w="90" w:type="dxa"/>
            </w:tcMar>
            <w:vAlign w:val="center"/>
          </w:tcPr>
          <w:p w14:paraId="59ECAC9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Codification standardisée alignée sur la nomenclature déjà utilisée par ARFA (ex. AI1.1, AI1.1.2 dans le PTBA/Bilan) pour un suivi et un rapprochement homogènes entre projets</w:t>
            </w:r>
          </w:p>
        </w:tc>
      </w:tr>
      <w:tr w:rsidR="00654214" w:rsidRPr="00D5621A" w14:paraId="34074DCF" w14:textId="77777777">
        <w:tc>
          <w:tcPr>
            <w:tcW w:w="2600" w:type="dxa"/>
            <w:tcMar>
              <w:top w:w="60" w:type="dxa"/>
              <w:left w:w="90" w:type="dxa"/>
              <w:bottom w:w="60" w:type="dxa"/>
              <w:right w:w="90" w:type="dxa"/>
            </w:tcMar>
            <w:vAlign w:val="center"/>
          </w:tcPr>
          <w:p w14:paraId="5ECEA33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libelle</w:t>
            </w:r>
          </w:p>
        </w:tc>
        <w:tc>
          <w:tcPr>
            <w:tcW w:w="1600" w:type="dxa"/>
            <w:tcMar>
              <w:top w:w="60" w:type="dxa"/>
              <w:left w:w="90" w:type="dxa"/>
              <w:bottom w:w="60" w:type="dxa"/>
              <w:right w:w="90" w:type="dxa"/>
            </w:tcMar>
            <w:vAlign w:val="center"/>
          </w:tcPr>
          <w:p w14:paraId="3857FC8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tcMar>
              <w:top w:w="60" w:type="dxa"/>
              <w:left w:w="90" w:type="dxa"/>
              <w:bottom w:w="60" w:type="dxa"/>
              <w:right w:w="90" w:type="dxa"/>
            </w:tcMar>
            <w:vAlign w:val="center"/>
          </w:tcPr>
          <w:p w14:paraId="22806DF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Intitulé de l'activité</w:t>
            </w:r>
          </w:p>
        </w:tc>
      </w:tr>
      <w:tr w:rsidR="00654214" w:rsidRPr="00D5621A" w14:paraId="50973129" w14:textId="77777777">
        <w:tc>
          <w:tcPr>
            <w:tcW w:w="2600" w:type="dxa"/>
            <w:shd w:val="clear" w:color="auto" w:fill="EAF1E8"/>
            <w:tcMar>
              <w:top w:w="60" w:type="dxa"/>
              <w:left w:w="90" w:type="dxa"/>
              <w:bottom w:w="60" w:type="dxa"/>
              <w:right w:w="90" w:type="dxa"/>
            </w:tcMar>
            <w:vAlign w:val="center"/>
          </w:tcPr>
          <w:p w14:paraId="1740D71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projet</w:t>
            </w:r>
          </w:p>
        </w:tc>
        <w:tc>
          <w:tcPr>
            <w:tcW w:w="1600" w:type="dxa"/>
            <w:shd w:val="clear" w:color="auto" w:fill="EAF1E8"/>
            <w:tcMar>
              <w:top w:w="60" w:type="dxa"/>
              <w:left w:w="90" w:type="dxa"/>
              <w:bottom w:w="60" w:type="dxa"/>
              <w:right w:w="90" w:type="dxa"/>
            </w:tcMar>
            <w:vAlign w:val="center"/>
          </w:tcPr>
          <w:p w14:paraId="2D876AF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N-1 → PROJET</w:t>
            </w:r>
          </w:p>
        </w:tc>
        <w:tc>
          <w:tcPr>
            <w:tcW w:w="5600" w:type="dxa"/>
            <w:shd w:val="clear" w:color="auto" w:fill="EAF1E8"/>
            <w:tcMar>
              <w:top w:w="60" w:type="dxa"/>
              <w:left w:w="90" w:type="dxa"/>
              <w:bottom w:w="60" w:type="dxa"/>
              <w:right w:w="90" w:type="dxa"/>
            </w:tcMar>
            <w:vAlign w:val="center"/>
          </w:tcPr>
          <w:p w14:paraId="3F202E26" w14:textId="77777777" w:rsidR="00654214" w:rsidRPr="00D5621A" w:rsidRDefault="00654214" w:rsidP="00D5621A">
            <w:pPr>
              <w:jc w:val="both"/>
              <w:rPr>
                <w:rFonts w:ascii="Cambria" w:hAnsi="Cambria"/>
                <w:sz w:val="24"/>
                <w:szCs w:val="24"/>
              </w:rPr>
            </w:pPr>
          </w:p>
        </w:tc>
      </w:tr>
      <w:tr w:rsidR="00654214" w:rsidRPr="00D5621A" w14:paraId="1421343B" w14:textId="77777777">
        <w:tc>
          <w:tcPr>
            <w:tcW w:w="2600" w:type="dxa"/>
            <w:tcMar>
              <w:top w:w="60" w:type="dxa"/>
              <w:left w:w="90" w:type="dxa"/>
              <w:bottom w:w="60" w:type="dxa"/>
              <w:right w:w="90" w:type="dxa"/>
            </w:tcMar>
            <w:vAlign w:val="center"/>
          </w:tcPr>
          <w:p w14:paraId="5345C510"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lastRenderedPageBreak/>
              <w:t>objectif_specifique</w:t>
            </w:r>
            <w:proofErr w:type="spellEnd"/>
          </w:p>
        </w:tc>
        <w:tc>
          <w:tcPr>
            <w:tcW w:w="1600" w:type="dxa"/>
            <w:tcMar>
              <w:top w:w="60" w:type="dxa"/>
              <w:left w:w="90" w:type="dxa"/>
              <w:bottom w:w="60" w:type="dxa"/>
              <w:right w:w="90" w:type="dxa"/>
            </w:tcMar>
            <w:vAlign w:val="center"/>
          </w:tcPr>
          <w:p w14:paraId="36A5E87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N-1 → OBJECTIF SPÉCIFIQUE</w:t>
            </w:r>
          </w:p>
        </w:tc>
        <w:tc>
          <w:tcPr>
            <w:tcW w:w="5600" w:type="dxa"/>
            <w:tcMar>
              <w:top w:w="60" w:type="dxa"/>
              <w:left w:w="90" w:type="dxa"/>
              <w:bottom w:w="60" w:type="dxa"/>
              <w:right w:w="90" w:type="dxa"/>
            </w:tcMar>
            <w:vAlign w:val="center"/>
          </w:tcPr>
          <w:p w14:paraId="15D47F38" w14:textId="77777777" w:rsidR="00654214" w:rsidRPr="00D5621A" w:rsidRDefault="00654214" w:rsidP="00D5621A">
            <w:pPr>
              <w:jc w:val="both"/>
              <w:rPr>
                <w:rFonts w:ascii="Cambria" w:hAnsi="Cambria"/>
                <w:sz w:val="24"/>
                <w:szCs w:val="24"/>
              </w:rPr>
            </w:pPr>
          </w:p>
        </w:tc>
      </w:tr>
      <w:tr w:rsidR="00654214" w:rsidRPr="00D5621A" w14:paraId="1A15C9AD" w14:textId="77777777">
        <w:tc>
          <w:tcPr>
            <w:tcW w:w="2600" w:type="dxa"/>
            <w:shd w:val="clear" w:color="auto" w:fill="EAF1E8"/>
            <w:tcMar>
              <w:top w:w="60" w:type="dxa"/>
              <w:left w:w="90" w:type="dxa"/>
              <w:bottom w:w="60" w:type="dxa"/>
              <w:right w:w="90" w:type="dxa"/>
            </w:tcMar>
            <w:vAlign w:val="center"/>
          </w:tcPr>
          <w:p w14:paraId="58DD6757"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equipe_responsable</w:t>
            </w:r>
            <w:proofErr w:type="spellEnd"/>
          </w:p>
        </w:tc>
        <w:tc>
          <w:tcPr>
            <w:tcW w:w="1600" w:type="dxa"/>
            <w:shd w:val="clear" w:color="auto" w:fill="EAF1E8"/>
            <w:tcMar>
              <w:top w:w="60" w:type="dxa"/>
              <w:left w:w="90" w:type="dxa"/>
              <w:bottom w:w="60" w:type="dxa"/>
              <w:right w:w="90" w:type="dxa"/>
            </w:tcMar>
            <w:vAlign w:val="center"/>
          </w:tcPr>
          <w:p w14:paraId="40D25F6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N-N → INTERVENANT</w:t>
            </w:r>
          </w:p>
        </w:tc>
        <w:tc>
          <w:tcPr>
            <w:tcW w:w="5600" w:type="dxa"/>
            <w:shd w:val="clear" w:color="auto" w:fill="EAF1E8"/>
            <w:tcMar>
              <w:top w:w="60" w:type="dxa"/>
              <w:left w:w="90" w:type="dxa"/>
              <w:bottom w:w="60" w:type="dxa"/>
              <w:right w:w="90" w:type="dxa"/>
            </w:tcMar>
            <w:vAlign w:val="center"/>
          </w:tcPr>
          <w:p w14:paraId="61A1DFD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Équipe / responsable chargé de la mise en œuvre ; une même personne/équipe peut intervenir sur plusieurs projets</w:t>
            </w:r>
          </w:p>
        </w:tc>
      </w:tr>
      <w:tr w:rsidR="00654214" w:rsidRPr="00D5621A" w14:paraId="21A4F44A" w14:textId="77777777">
        <w:tc>
          <w:tcPr>
            <w:tcW w:w="2600" w:type="dxa"/>
            <w:tcMar>
              <w:top w:w="60" w:type="dxa"/>
              <w:left w:w="90" w:type="dxa"/>
              <w:bottom w:w="60" w:type="dxa"/>
              <w:right w:w="90" w:type="dxa"/>
            </w:tcMar>
            <w:vAlign w:val="center"/>
          </w:tcPr>
          <w:p w14:paraId="50E6A1A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zone(s)</w:t>
            </w:r>
          </w:p>
        </w:tc>
        <w:tc>
          <w:tcPr>
            <w:tcW w:w="1600" w:type="dxa"/>
            <w:tcMar>
              <w:top w:w="60" w:type="dxa"/>
              <w:left w:w="90" w:type="dxa"/>
              <w:bottom w:w="60" w:type="dxa"/>
              <w:right w:w="90" w:type="dxa"/>
            </w:tcMar>
            <w:vAlign w:val="center"/>
          </w:tcPr>
          <w:p w14:paraId="3AD4592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N-N → ZONE D'INTERVENTION</w:t>
            </w:r>
          </w:p>
        </w:tc>
        <w:tc>
          <w:tcPr>
            <w:tcW w:w="5600" w:type="dxa"/>
            <w:tcMar>
              <w:top w:w="60" w:type="dxa"/>
              <w:left w:w="90" w:type="dxa"/>
              <w:bottom w:w="60" w:type="dxa"/>
              <w:right w:w="90" w:type="dxa"/>
            </w:tcMar>
            <w:vAlign w:val="center"/>
          </w:tcPr>
          <w:p w14:paraId="7F6D5D65"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Peut hériter du projet ou être précisée au niveau de l'activité</w:t>
            </w:r>
          </w:p>
        </w:tc>
      </w:tr>
      <w:tr w:rsidR="00654214" w:rsidRPr="00D5621A" w14:paraId="43AC912F" w14:textId="77777777">
        <w:tc>
          <w:tcPr>
            <w:tcW w:w="2600" w:type="dxa"/>
            <w:shd w:val="clear" w:color="auto" w:fill="EAF1E8"/>
            <w:tcMar>
              <w:top w:w="60" w:type="dxa"/>
              <w:left w:w="90" w:type="dxa"/>
              <w:bottom w:w="60" w:type="dxa"/>
              <w:right w:w="90" w:type="dxa"/>
            </w:tcMar>
            <w:vAlign w:val="center"/>
          </w:tcPr>
          <w:p w14:paraId="503C7374"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date_debut_planifiee</w:t>
            </w:r>
            <w:proofErr w:type="spellEnd"/>
            <w:r w:rsidRPr="00D5621A">
              <w:rPr>
                <w:rFonts w:ascii="Cambria" w:eastAsia="Calibri" w:hAnsi="Cambria" w:cs="Calibri"/>
                <w:color w:val="000000"/>
                <w:sz w:val="24"/>
                <w:szCs w:val="24"/>
              </w:rPr>
              <w:t xml:space="preserve"> / </w:t>
            </w:r>
            <w:proofErr w:type="spellStart"/>
            <w:r w:rsidRPr="00D5621A">
              <w:rPr>
                <w:rFonts w:ascii="Cambria" w:eastAsia="Calibri" w:hAnsi="Cambria" w:cs="Calibri"/>
                <w:color w:val="000000"/>
                <w:sz w:val="24"/>
                <w:szCs w:val="24"/>
              </w:rPr>
              <w:t>date_fin_planifiee</w:t>
            </w:r>
            <w:proofErr w:type="spellEnd"/>
          </w:p>
        </w:tc>
        <w:tc>
          <w:tcPr>
            <w:tcW w:w="1600" w:type="dxa"/>
            <w:shd w:val="clear" w:color="auto" w:fill="EAF1E8"/>
            <w:tcMar>
              <w:top w:w="60" w:type="dxa"/>
              <w:left w:w="90" w:type="dxa"/>
              <w:bottom w:w="60" w:type="dxa"/>
              <w:right w:w="90" w:type="dxa"/>
            </w:tcMar>
            <w:vAlign w:val="center"/>
          </w:tcPr>
          <w:p w14:paraId="3A26084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Date</w:t>
            </w:r>
          </w:p>
        </w:tc>
        <w:tc>
          <w:tcPr>
            <w:tcW w:w="5600" w:type="dxa"/>
            <w:shd w:val="clear" w:color="auto" w:fill="EAF1E8"/>
            <w:tcMar>
              <w:top w:w="60" w:type="dxa"/>
              <w:left w:w="90" w:type="dxa"/>
              <w:bottom w:w="60" w:type="dxa"/>
              <w:right w:w="90" w:type="dxa"/>
            </w:tcMar>
            <w:vAlign w:val="center"/>
          </w:tcPr>
          <w:p w14:paraId="60193FA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Période planifiée</w:t>
            </w:r>
          </w:p>
        </w:tc>
      </w:tr>
      <w:tr w:rsidR="00654214" w:rsidRPr="00D5621A" w14:paraId="6F1D8DB9" w14:textId="77777777">
        <w:tc>
          <w:tcPr>
            <w:tcW w:w="2600" w:type="dxa"/>
            <w:tcMar>
              <w:top w:w="60" w:type="dxa"/>
              <w:left w:w="90" w:type="dxa"/>
              <w:bottom w:w="60" w:type="dxa"/>
              <w:right w:w="90" w:type="dxa"/>
            </w:tcMar>
            <w:vAlign w:val="center"/>
          </w:tcPr>
          <w:p w14:paraId="4E4AA0E6"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nb_jours_planifies</w:t>
            </w:r>
            <w:proofErr w:type="spellEnd"/>
          </w:p>
        </w:tc>
        <w:tc>
          <w:tcPr>
            <w:tcW w:w="1600" w:type="dxa"/>
            <w:tcMar>
              <w:top w:w="60" w:type="dxa"/>
              <w:left w:w="90" w:type="dxa"/>
              <w:bottom w:w="60" w:type="dxa"/>
              <w:right w:w="90" w:type="dxa"/>
            </w:tcMar>
            <w:vAlign w:val="center"/>
          </w:tcPr>
          <w:p w14:paraId="200B75D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Nombre</w:t>
            </w:r>
          </w:p>
        </w:tc>
        <w:tc>
          <w:tcPr>
            <w:tcW w:w="5600" w:type="dxa"/>
            <w:tcMar>
              <w:top w:w="60" w:type="dxa"/>
              <w:left w:w="90" w:type="dxa"/>
              <w:bottom w:w="60" w:type="dxa"/>
              <w:right w:w="90" w:type="dxa"/>
            </w:tcMar>
            <w:vAlign w:val="center"/>
          </w:tcPr>
          <w:p w14:paraId="72B399B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Durée planifiée en jours</w:t>
            </w:r>
          </w:p>
        </w:tc>
      </w:tr>
      <w:tr w:rsidR="00654214" w:rsidRPr="00D5621A" w14:paraId="4A9ADE1D" w14:textId="77777777">
        <w:tc>
          <w:tcPr>
            <w:tcW w:w="2600" w:type="dxa"/>
            <w:shd w:val="clear" w:color="auto" w:fill="EAF1E8"/>
            <w:tcMar>
              <w:top w:w="60" w:type="dxa"/>
              <w:left w:w="90" w:type="dxa"/>
              <w:bottom w:w="60" w:type="dxa"/>
              <w:right w:w="90" w:type="dxa"/>
            </w:tcMar>
            <w:vAlign w:val="center"/>
          </w:tcPr>
          <w:p w14:paraId="5BD2D689"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date_debut_reelle</w:t>
            </w:r>
            <w:proofErr w:type="spellEnd"/>
            <w:r w:rsidRPr="00D5621A">
              <w:rPr>
                <w:rFonts w:ascii="Cambria" w:eastAsia="Calibri" w:hAnsi="Cambria" w:cs="Calibri"/>
                <w:color w:val="000000"/>
                <w:sz w:val="24"/>
                <w:szCs w:val="24"/>
              </w:rPr>
              <w:t xml:space="preserve"> / </w:t>
            </w:r>
            <w:proofErr w:type="spellStart"/>
            <w:r w:rsidRPr="00D5621A">
              <w:rPr>
                <w:rFonts w:ascii="Cambria" w:eastAsia="Calibri" w:hAnsi="Cambria" w:cs="Calibri"/>
                <w:color w:val="000000"/>
                <w:sz w:val="24"/>
                <w:szCs w:val="24"/>
              </w:rPr>
              <w:t>date_fin_reelle</w:t>
            </w:r>
            <w:proofErr w:type="spellEnd"/>
          </w:p>
        </w:tc>
        <w:tc>
          <w:tcPr>
            <w:tcW w:w="1600" w:type="dxa"/>
            <w:shd w:val="clear" w:color="auto" w:fill="EAF1E8"/>
            <w:tcMar>
              <w:top w:w="60" w:type="dxa"/>
              <w:left w:w="90" w:type="dxa"/>
              <w:bottom w:w="60" w:type="dxa"/>
              <w:right w:w="90" w:type="dxa"/>
            </w:tcMar>
            <w:vAlign w:val="center"/>
          </w:tcPr>
          <w:p w14:paraId="427D280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Date</w:t>
            </w:r>
          </w:p>
        </w:tc>
        <w:tc>
          <w:tcPr>
            <w:tcW w:w="5600" w:type="dxa"/>
            <w:shd w:val="clear" w:color="auto" w:fill="EAF1E8"/>
            <w:tcMar>
              <w:top w:w="60" w:type="dxa"/>
              <w:left w:w="90" w:type="dxa"/>
              <w:bottom w:w="60" w:type="dxa"/>
              <w:right w:w="90" w:type="dxa"/>
            </w:tcMar>
            <w:vAlign w:val="center"/>
          </w:tcPr>
          <w:p w14:paraId="567466D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Période de réalisation effective</w:t>
            </w:r>
          </w:p>
        </w:tc>
      </w:tr>
      <w:tr w:rsidR="00654214" w:rsidRPr="00D5621A" w14:paraId="68D9EFC7" w14:textId="77777777">
        <w:tc>
          <w:tcPr>
            <w:tcW w:w="2600" w:type="dxa"/>
            <w:tcMar>
              <w:top w:w="60" w:type="dxa"/>
              <w:left w:w="90" w:type="dxa"/>
              <w:bottom w:w="60" w:type="dxa"/>
              <w:right w:w="90" w:type="dxa"/>
            </w:tcMar>
            <w:vAlign w:val="center"/>
          </w:tcPr>
          <w:p w14:paraId="3247D05C"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budget_planifie</w:t>
            </w:r>
            <w:proofErr w:type="spellEnd"/>
          </w:p>
        </w:tc>
        <w:tc>
          <w:tcPr>
            <w:tcW w:w="1600" w:type="dxa"/>
            <w:tcMar>
              <w:top w:w="60" w:type="dxa"/>
              <w:left w:w="90" w:type="dxa"/>
              <w:bottom w:w="60" w:type="dxa"/>
              <w:right w:w="90" w:type="dxa"/>
            </w:tcMar>
            <w:vAlign w:val="center"/>
          </w:tcPr>
          <w:p w14:paraId="08111A6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Montant (FCFA)</w:t>
            </w:r>
          </w:p>
        </w:tc>
        <w:tc>
          <w:tcPr>
            <w:tcW w:w="5600" w:type="dxa"/>
            <w:tcMar>
              <w:top w:w="60" w:type="dxa"/>
              <w:left w:w="90" w:type="dxa"/>
              <w:bottom w:w="60" w:type="dxa"/>
              <w:right w:w="90" w:type="dxa"/>
            </w:tcMar>
            <w:vAlign w:val="center"/>
          </w:tcPr>
          <w:p w14:paraId="132E0DF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Budget prévu</w:t>
            </w:r>
          </w:p>
        </w:tc>
      </w:tr>
      <w:tr w:rsidR="00654214" w:rsidRPr="00D5621A" w14:paraId="560D4682" w14:textId="77777777">
        <w:tc>
          <w:tcPr>
            <w:tcW w:w="2600" w:type="dxa"/>
            <w:shd w:val="clear" w:color="auto" w:fill="EAF1E8"/>
            <w:tcMar>
              <w:top w:w="60" w:type="dxa"/>
              <w:left w:w="90" w:type="dxa"/>
              <w:bottom w:w="60" w:type="dxa"/>
              <w:right w:w="90" w:type="dxa"/>
            </w:tcMar>
            <w:vAlign w:val="center"/>
          </w:tcPr>
          <w:p w14:paraId="0BD09098"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budget_realise</w:t>
            </w:r>
            <w:proofErr w:type="spellEnd"/>
          </w:p>
        </w:tc>
        <w:tc>
          <w:tcPr>
            <w:tcW w:w="1600" w:type="dxa"/>
            <w:shd w:val="clear" w:color="auto" w:fill="EAF1E8"/>
            <w:tcMar>
              <w:top w:w="60" w:type="dxa"/>
              <w:left w:w="90" w:type="dxa"/>
              <w:bottom w:w="60" w:type="dxa"/>
              <w:right w:w="90" w:type="dxa"/>
            </w:tcMar>
            <w:vAlign w:val="center"/>
          </w:tcPr>
          <w:p w14:paraId="5B47CEE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Montant (FCFA)</w:t>
            </w:r>
          </w:p>
        </w:tc>
        <w:tc>
          <w:tcPr>
            <w:tcW w:w="5600" w:type="dxa"/>
            <w:shd w:val="clear" w:color="auto" w:fill="EAF1E8"/>
            <w:tcMar>
              <w:top w:w="60" w:type="dxa"/>
              <w:left w:w="90" w:type="dxa"/>
              <w:bottom w:w="60" w:type="dxa"/>
              <w:right w:w="90" w:type="dxa"/>
            </w:tcMar>
            <w:vAlign w:val="center"/>
          </w:tcPr>
          <w:p w14:paraId="6CD8D91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Montant effectivement dépensé</w:t>
            </w:r>
          </w:p>
        </w:tc>
      </w:tr>
      <w:tr w:rsidR="00654214" w:rsidRPr="00D5621A" w14:paraId="00D6CC7C" w14:textId="77777777">
        <w:tc>
          <w:tcPr>
            <w:tcW w:w="2600" w:type="dxa"/>
            <w:tcMar>
              <w:top w:w="60" w:type="dxa"/>
              <w:left w:w="90" w:type="dxa"/>
              <w:bottom w:w="60" w:type="dxa"/>
              <w:right w:w="90" w:type="dxa"/>
            </w:tcMar>
            <w:vAlign w:val="center"/>
          </w:tcPr>
          <w:p w14:paraId="5656CC8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statut</w:t>
            </w:r>
          </w:p>
        </w:tc>
        <w:tc>
          <w:tcPr>
            <w:tcW w:w="1600" w:type="dxa"/>
            <w:tcMar>
              <w:top w:w="60" w:type="dxa"/>
              <w:left w:w="90" w:type="dxa"/>
              <w:bottom w:w="60" w:type="dxa"/>
              <w:right w:w="90" w:type="dxa"/>
            </w:tcMar>
            <w:vAlign w:val="center"/>
          </w:tcPr>
          <w:p w14:paraId="5AF0648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tcMar>
              <w:top w:w="60" w:type="dxa"/>
              <w:left w:w="90" w:type="dxa"/>
              <w:bottom w:w="60" w:type="dxa"/>
              <w:right w:w="90" w:type="dxa"/>
            </w:tcMar>
            <w:vAlign w:val="center"/>
          </w:tcPr>
          <w:p w14:paraId="534E607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Réalisée / En cours / Non réalisée</w:t>
            </w:r>
          </w:p>
        </w:tc>
      </w:tr>
      <w:tr w:rsidR="00654214" w:rsidRPr="00D5621A" w14:paraId="6A2F5553" w14:textId="77777777">
        <w:tc>
          <w:tcPr>
            <w:tcW w:w="2600" w:type="dxa"/>
            <w:shd w:val="clear" w:color="auto" w:fill="EAF1E8"/>
            <w:tcMar>
              <w:top w:w="60" w:type="dxa"/>
              <w:left w:w="90" w:type="dxa"/>
              <w:bottom w:w="60" w:type="dxa"/>
              <w:right w:w="90" w:type="dxa"/>
            </w:tcMar>
            <w:vAlign w:val="center"/>
          </w:tcPr>
          <w:p w14:paraId="4B6F6712"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taux_realisation</w:t>
            </w:r>
            <w:proofErr w:type="spellEnd"/>
          </w:p>
        </w:tc>
        <w:tc>
          <w:tcPr>
            <w:tcW w:w="1600" w:type="dxa"/>
            <w:shd w:val="clear" w:color="auto" w:fill="EAF1E8"/>
            <w:tcMar>
              <w:top w:w="60" w:type="dxa"/>
              <w:left w:w="90" w:type="dxa"/>
              <w:bottom w:w="60" w:type="dxa"/>
              <w:right w:w="90" w:type="dxa"/>
            </w:tcMar>
            <w:vAlign w:val="center"/>
          </w:tcPr>
          <w:p w14:paraId="0BD1F5F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(calculé)</w:t>
            </w:r>
          </w:p>
        </w:tc>
        <w:tc>
          <w:tcPr>
            <w:tcW w:w="5600" w:type="dxa"/>
            <w:shd w:val="clear" w:color="auto" w:fill="EAF1E8"/>
            <w:tcMar>
              <w:top w:w="60" w:type="dxa"/>
              <w:left w:w="90" w:type="dxa"/>
              <w:bottom w:w="60" w:type="dxa"/>
              <w:right w:w="90" w:type="dxa"/>
            </w:tcMar>
            <w:vAlign w:val="center"/>
          </w:tcPr>
          <w:p w14:paraId="10D583D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Quantité/produit réalisé ÷ quantité/produit prévu</w:t>
            </w:r>
          </w:p>
        </w:tc>
      </w:tr>
      <w:tr w:rsidR="00654214" w:rsidRPr="00D5621A" w14:paraId="604BBA78" w14:textId="77777777">
        <w:tc>
          <w:tcPr>
            <w:tcW w:w="2600" w:type="dxa"/>
            <w:tcMar>
              <w:top w:w="60" w:type="dxa"/>
              <w:left w:w="90" w:type="dxa"/>
              <w:bottom w:w="60" w:type="dxa"/>
              <w:right w:w="90" w:type="dxa"/>
            </w:tcMar>
            <w:vAlign w:val="center"/>
          </w:tcPr>
          <w:p w14:paraId="34E92DEA"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taux_execution_financiere</w:t>
            </w:r>
            <w:proofErr w:type="spellEnd"/>
          </w:p>
        </w:tc>
        <w:tc>
          <w:tcPr>
            <w:tcW w:w="1600" w:type="dxa"/>
            <w:tcMar>
              <w:top w:w="60" w:type="dxa"/>
              <w:left w:w="90" w:type="dxa"/>
              <w:bottom w:w="60" w:type="dxa"/>
              <w:right w:w="90" w:type="dxa"/>
            </w:tcMar>
            <w:vAlign w:val="center"/>
          </w:tcPr>
          <w:p w14:paraId="70933EE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(calculé)</w:t>
            </w:r>
          </w:p>
        </w:tc>
        <w:tc>
          <w:tcPr>
            <w:tcW w:w="5600" w:type="dxa"/>
            <w:tcMar>
              <w:top w:w="60" w:type="dxa"/>
              <w:left w:w="90" w:type="dxa"/>
              <w:bottom w:w="60" w:type="dxa"/>
              <w:right w:w="90" w:type="dxa"/>
            </w:tcMar>
            <w:vAlign w:val="center"/>
          </w:tcPr>
          <w:p w14:paraId="5BE0F60A"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budget_realise</w:t>
            </w:r>
            <w:proofErr w:type="spellEnd"/>
            <w:r w:rsidRPr="00D5621A">
              <w:rPr>
                <w:rFonts w:ascii="Cambria" w:eastAsia="Calibri" w:hAnsi="Cambria" w:cs="Calibri"/>
                <w:color w:val="000000"/>
                <w:sz w:val="24"/>
                <w:szCs w:val="24"/>
              </w:rPr>
              <w:t xml:space="preserve"> ÷ </w:t>
            </w:r>
            <w:proofErr w:type="spellStart"/>
            <w:r w:rsidRPr="00D5621A">
              <w:rPr>
                <w:rFonts w:ascii="Cambria" w:eastAsia="Calibri" w:hAnsi="Cambria" w:cs="Calibri"/>
                <w:color w:val="000000"/>
                <w:sz w:val="24"/>
                <w:szCs w:val="24"/>
              </w:rPr>
              <w:t>budget_planifie</w:t>
            </w:r>
            <w:proofErr w:type="spellEnd"/>
          </w:p>
        </w:tc>
      </w:tr>
      <w:tr w:rsidR="00654214" w:rsidRPr="00D5621A" w14:paraId="41B86E3E" w14:textId="77777777">
        <w:tc>
          <w:tcPr>
            <w:tcW w:w="2600" w:type="dxa"/>
            <w:shd w:val="clear" w:color="auto" w:fill="EAF1E8"/>
            <w:tcMar>
              <w:top w:w="60" w:type="dxa"/>
              <w:left w:w="90" w:type="dxa"/>
              <w:bottom w:w="60" w:type="dxa"/>
              <w:right w:w="90" w:type="dxa"/>
            </w:tcMar>
            <w:vAlign w:val="center"/>
          </w:tcPr>
          <w:p w14:paraId="543D697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commentaire</w:t>
            </w:r>
          </w:p>
        </w:tc>
        <w:tc>
          <w:tcPr>
            <w:tcW w:w="1600" w:type="dxa"/>
            <w:shd w:val="clear" w:color="auto" w:fill="EAF1E8"/>
            <w:tcMar>
              <w:top w:w="60" w:type="dxa"/>
              <w:left w:w="90" w:type="dxa"/>
              <w:bottom w:w="60" w:type="dxa"/>
              <w:right w:w="90" w:type="dxa"/>
            </w:tcMar>
            <w:vAlign w:val="center"/>
          </w:tcPr>
          <w:p w14:paraId="53037B8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47A5E11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Visible dans le rapport de suivi</w:t>
            </w:r>
          </w:p>
        </w:tc>
      </w:tr>
      <w:tr w:rsidR="00654214" w:rsidRPr="00D5621A" w14:paraId="1F0C2770" w14:textId="77777777">
        <w:tc>
          <w:tcPr>
            <w:tcW w:w="2600" w:type="dxa"/>
            <w:tcMar>
              <w:top w:w="60" w:type="dxa"/>
              <w:left w:w="90" w:type="dxa"/>
              <w:bottom w:w="60" w:type="dxa"/>
              <w:right w:w="90" w:type="dxa"/>
            </w:tcMar>
            <w:vAlign w:val="center"/>
          </w:tcPr>
          <w:p w14:paraId="5B6A2048"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documents_lies</w:t>
            </w:r>
            <w:proofErr w:type="spellEnd"/>
          </w:p>
        </w:tc>
        <w:tc>
          <w:tcPr>
            <w:tcW w:w="1600" w:type="dxa"/>
            <w:tcMar>
              <w:top w:w="60" w:type="dxa"/>
              <w:left w:w="90" w:type="dxa"/>
              <w:bottom w:w="60" w:type="dxa"/>
              <w:right w:w="90" w:type="dxa"/>
            </w:tcMar>
            <w:vAlign w:val="center"/>
          </w:tcPr>
          <w:p w14:paraId="1165493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1-N → DOCUMENT</w:t>
            </w:r>
          </w:p>
        </w:tc>
        <w:tc>
          <w:tcPr>
            <w:tcW w:w="5600" w:type="dxa"/>
            <w:tcMar>
              <w:top w:w="60" w:type="dxa"/>
              <w:left w:w="90" w:type="dxa"/>
              <w:bottom w:w="60" w:type="dxa"/>
              <w:right w:w="90" w:type="dxa"/>
            </w:tcMar>
            <w:vAlign w:val="center"/>
          </w:tcPr>
          <w:p w14:paraId="75B7964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Justificatifs, rapports d'activité, photos</w:t>
            </w:r>
          </w:p>
        </w:tc>
      </w:tr>
      <w:tr w:rsidR="00654214" w:rsidRPr="00D5621A" w14:paraId="5869B729" w14:textId="77777777">
        <w:tc>
          <w:tcPr>
            <w:tcW w:w="2600" w:type="dxa"/>
            <w:shd w:val="clear" w:color="auto" w:fill="EAF1E8"/>
            <w:tcMar>
              <w:top w:w="60" w:type="dxa"/>
              <w:left w:w="90" w:type="dxa"/>
              <w:bottom w:w="60" w:type="dxa"/>
              <w:right w:w="90" w:type="dxa"/>
            </w:tcMar>
            <w:vAlign w:val="center"/>
          </w:tcPr>
          <w:p w14:paraId="3051B5DA"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alerte_retard</w:t>
            </w:r>
            <w:proofErr w:type="spellEnd"/>
          </w:p>
        </w:tc>
        <w:tc>
          <w:tcPr>
            <w:tcW w:w="1600" w:type="dxa"/>
            <w:shd w:val="clear" w:color="auto" w:fill="EAF1E8"/>
            <w:tcMar>
              <w:top w:w="60" w:type="dxa"/>
              <w:left w:w="90" w:type="dxa"/>
              <w:bottom w:w="60" w:type="dxa"/>
              <w:right w:w="90" w:type="dxa"/>
            </w:tcMar>
            <w:vAlign w:val="center"/>
          </w:tcPr>
          <w:p w14:paraId="49BA2E95"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Booléen (calculé)</w:t>
            </w:r>
          </w:p>
        </w:tc>
        <w:tc>
          <w:tcPr>
            <w:tcW w:w="5600" w:type="dxa"/>
            <w:shd w:val="clear" w:color="auto" w:fill="EAF1E8"/>
            <w:tcMar>
              <w:top w:w="60" w:type="dxa"/>
              <w:left w:w="90" w:type="dxa"/>
              <w:bottom w:w="60" w:type="dxa"/>
              <w:right w:w="90" w:type="dxa"/>
            </w:tcMar>
            <w:vAlign w:val="center"/>
          </w:tcPr>
          <w:p w14:paraId="0699E16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Vrai si </w:t>
            </w:r>
            <w:proofErr w:type="spellStart"/>
            <w:r w:rsidRPr="00D5621A">
              <w:rPr>
                <w:rFonts w:ascii="Cambria" w:eastAsia="Calibri" w:hAnsi="Cambria" w:cs="Calibri"/>
                <w:color w:val="000000"/>
                <w:sz w:val="24"/>
                <w:szCs w:val="24"/>
              </w:rPr>
              <w:t>date_fin_planifiee</w:t>
            </w:r>
            <w:proofErr w:type="spellEnd"/>
            <w:r w:rsidRPr="00D5621A">
              <w:rPr>
                <w:rFonts w:ascii="Cambria" w:eastAsia="Calibri" w:hAnsi="Cambria" w:cs="Calibri"/>
                <w:color w:val="000000"/>
                <w:sz w:val="24"/>
                <w:szCs w:val="24"/>
              </w:rPr>
              <w:t xml:space="preserve"> dépassée et statut ≠ Réalisée</w:t>
            </w:r>
          </w:p>
        </w:tc>
      </w:tr>
      <w:tr w:rsidR="00654214" w:rsidRPr="00D5621A" w14:paraId="4A393EC7" w14:textId="77777777">
        <w:tc>
          <w:tcPr>
            <w:tcW w:w="2600" w:type="dxa"/>
            <w:tcMar>
              <w:top w:w="60" w:type="dxa"/>
              <w:left w:w="90" w:type="dxa"/>
              <w:bottom w:w="60" w:type="dxa"/>
              <w:right w:w="90" w:type="dxa"/>
            </w:tcMar>
            <w:vAlign w:val="center"/>
          </w:tcPr>
          <w:p w14:paraId="6AA4924F"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historique_modifications</w:t>
            </w:r>
            <w:proofErr w:type="spellEnd"/>
          </w:p>
        </w:tc>
        <w:tc>
          <w:tcPr>
            <w:tcW w:w="1600" w:type="dxa"/>
            <w:tcMar>
              <w:top w:w="60" w:type="dxa"/>
              <w:left w:w="90" w:type="dxa"/>
              <w:bottom w:w="60" w:type="dxa"/>
              <w:right w:w="90" w:type="dxa"/>
            </w:tcMar>
            <w:vAlign w:val="center"/>
          </w:tcPr>
          <w:p w14:paraId="468DC88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1-N → HISTORIQUE DE MODIFICATION [NOUVEAU]</w:t>
            </w:r>
          </w:p>
        </w:tc>
        <w:tc>
          <w:tcPr>
            <w:tcW w:w="5600" w:type="dxa"/>
            <w:tcMar>
              <w:top w:w="60" w:type="dxa"/>
              <w:left w:w="90" w:type="dxa"/>
              <w:bottom w:w="60" w:type="dxa"/>
              <w:right w:w="90" w:type="dxa"/>
            </w:tcMar>
            <w:vAlign w:val="center"/>
          </w:tcPr>
          <w:p w14:paraId="4853999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Traçabilité complète des changements apportés après planification initiale (voir entité 14)</w:t>
            </w:r>
          </w:p>
        </w:tc>
      </w:tr>
    </w:tbl>
    <w:p w14:paraId="112A4637" w14:textId="77777777" w:rsidR="00654214" w:rsidRPr="00D5621A" w:rsidRDefault="00654214" w:rsidP="00D5621A">
      <w:pPr>
        <w:spacing w:after="200"/>
        <w:jc w:val="both"/>
        <w:rPr>
          <w:rFonts w:ascii="Cambria" w:hAnsi="Cambria"/>
          <w:sz w:val="24"/>
          <w:szCs w:val="24"/>
        </w:rPr>
      </w:pPr>
    </w:p>
    <w:p w14:paraId="1DD4715E" w14:textId="77777777" w:rsidR="00654214" w:rsidRPr="00D5621A" w:rsidRDefault="00C570FC" w:rsidP="00D5621A">
      <w:pPr>
        <w:pStyle w:val="Titre3"/>
        <w:spacing w:before="200" w:after="100"/>
        <w:jc w:val="both"/>
        <w:rPr>
          <w:rFonts w:ascii="Cambria" w:hAnsi="Cambria"/>
        </w:rPr>
      </w:pPr>
      <w:bookmarkStart w:id="57" w:name="_Toc237032891"/>
      <w:r w:rsidRPr="00D5621A">
        <w:rPr>
          <w:rFonts w:ascii="Cambria" w:eastAsia="Calibri" w:hAnsi="Cambria" w:cs="Calibri"/>
          <w:b/>
          <w:bCs/>
          <w:color w:val="2E7D32"/>
        </w:rPr>
        <w:t>5. SOUS-ACTIVITÉ</w:t>
      </w:r>
      <w:bookmarkEnd w:id="57"/>
    </w:p>
    <w:p w14:paraId="7A0DDE43"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Décomposition d'une activité en tâches plus fines, pour un suivi plus granulaire.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600"/>
      </w:tblGrid>
      <w:tr w:rsidR="00654214" w:rsidRPr="00D5621A" w14:paraId="1F10C277" w14:textId="77777777">
        <w:trPr>
          <w:tblHeader/>
        </w:trPr>
        <w:tc>
          <w:tcPr>
            <w:tcW w:w="2600" w:type="dxa"/>
            <w:shd w:val="clear" w:color="auto" w:fill="1F3864"/>
            <w:tcMar>
              <w:top w:w="60" w:type="dxa"/>
              <w:left w:w="90" w:type="dxa"/>
              <w:bottom w:w="60" w:type="dxa"/>
              <w:right w:w="90" w:type="dxa"/>
            </w:tcMar>
            <w:vAlign w:val="center"/>
          </w:tcPr>
          <w:p w14:paraId="0114BC9C"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13946159"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3E676169"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4B9099AC" w14:textId="77777777">
        <w:tc>
          <w:tcPr>
            <w:tcW w:w="2600" w:type="dxa"/>
            <w:tcMar>
              <w:top w:w="60" w:type="dxa"/>
              <w:left w:w="90" w:type="dxa"/>
              <w:bottom w:w="60" w:type="dxa"/>
              <w:right w:w="90" w:type="dxa"/>
            </w:tcMar>
            <w:vAlign w:val="center"/>
          </w:tcPr>
          <w:p w14:paraId="61010BC5"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id_sous_activite</w:t>
            </w:r>
            <w:proofErr w:type="spellEnd"/>
          </w:p>
        </w:tc>
        <w:tc>
          <w:tcPr>
            <w:tcW w:w="1600" w:type="dxa"/>
            <w:tcMar>
              <w:top w:w="60" w:type="dxa"/>
              <w:left w:w="90" w:type="dxa"/>
              <w:bottom w:w="60" w:type="dxa"/>
              <w:right w:w="90" w:type="dxa"/>
            </w:tcMar>
            <w:vAlign w:val="center"/>
          </w:tcPr>
          <w:p w14:paraId="002D7BC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6BF25AC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w:t>
            </w:r>
          </w:p>
        </w:tc>
      </w:tr>
      <w:tr w:rsidR="00654214" w:rsidRPr="00D5621A" w14:paraId="6D4C7428" w14:textId="77777777">
        <w:tc>
          <w:tcPr>
            <w:tcW w:w="2600" w:type="dxa"/>
            <w:shd w:val="clear" w:color="auto" w:fill="EAF1E8"/>
            <w:tcMar>
              <w:top w:w="60" w:type="dxa"/>
              <w:left w:w="90" w:type="dxa"/>
              <w:bottom w:w="60" w:type="dxa"/>
              <w:right w:w="90" w:type="dxa"/>
            </w:tcMar>
            <w:vAlign w:val="center"/>
          </w:tcPr>
          <w:p w14:paraId="05643195"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libelle</w:t>
            </w:r>
          </w:p>
        </w:tc>
        <w:tc>
          <w:tcPr>
            <w:tcW w:w="1600" w:type="dxa"/>
            <w:shd w:val="clear" w:color="auto" w:fill="EAF1E8"/>
            <w:tcMar>
              <w:top w:w="60" w:type="dxa"/>
              <w:left w:w="90" w:type="dxa"/>
              <w:bottom w:w="60" w:type="dxa"/>
              <w:right w:w="90" w:type="dxa"/>
            </w:tcMar>
            <w:vAlign w:val="center"/>
          </w:tcPr>
          <w:p w14:paraId="6FCEC94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6B0D038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Intitulé de la sous-activité</w:t>
            </w:r>
          </w:p>
        </w:tc>
      </w:tr>
      <w:tr w:rsidR="00654214" w:rsidRPr="00D5621A" w14:paraId="7B40F585" w14:textId="77777777">
        <w:tc>
          <w:tcPr>
            <w:tcW w:w="2600" w:type="dxa"/>
            <w:tcMar>
              <w:top w:w="60" w:type="dxa"/>
              <w:left w:w="90" w:type="dxa"/>
              <w:bottom w:w="60" w:type="dxa"/>
              <w:right w:w="90" w:type="dxa"/>
            </w:tcMar>
            <w:vAlign w:val="center"/>
          </w:tcPr>
          <w:p w14:paraId="29110BF5"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activite_parente</w:t>
            </w:r>
            <w:proofErr w:type="spellEnd"/>
          </w:p>
        </w:tc>
        <w:tc>
          <w:tcPr>
            <w:tcW w:w="1600" w:type="dxa"/>
            <w:tcMar>
              <w:top w:w="60" w:type="dxa"/>
              <w:left w:w="90" w:type="dxa"/>
              <w:bottom w:w="60" w:type="dxa"/>
              <w:right w:w="90" w:type="dxa"/>
            </w:tcMar>
            <w:vAlign w:val="center"/>
          </w:tcPr>
          <w:p w14:paraId="0E047F5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N-1 → ACTIVITÉ</w:t>
            </w:r>
          </w:p>
        </w:tc>
        <w:tc>
          <w:tcPr>
            <w:tcW w:w="5600" w:type="dxa"/>
            <w:tcMar>
              <w:top w:w="60" w:type="dxa"/>
              <w:left w:w="90" w:type="dxa"/>
              <w:bottom w:w="60" w:type="dxa"/>
              <w:right w:w="90" w:type="dxa"/>
            </w:tcMar>
            <w:vAlign w:val="center"/>
          </w:tcPr>
          <w:p w14:paraId="5D96BF97" w14:textId="77777777" w:rsidR="00654214" w:rsidRPr="00D5621A" w:rsidRDefault="00654214" w:rsidP="00D5621A">
            <w:pPr>
              <w:jc w:val="both"/>
              <w:rPr>
                <w:rFonts w:ascii="Cambria" w:hAnsi="Cambria"/>
                <w:sz w:val="24"/>
                <w:szCs w:val="24"/>
              </w:rPr>
            </w:pPr>
          </w:p>
        </w:tc>
      </w:tr>
      <w:tr w:rsidR="00654214" w:rsidRPr="00D5621A" w14:paraId="5487725C" w14:textId="77777777">
        <w:tc>
          <w:tcPr>
            <w:tcW w:w="2600" w:type="dxa"/>
            <w:shd w:val="clear" w:color="auto" w:fill="EAF1E8"/>
            <w:tcMar>
              <w:top w:w="60" w:type="dxa"/>
              <w:left w:w="90" w:type="dxa"/>
              <w:bottom w:w="60" w:type="dxa"/>
              <w:right w:w="90" w:type="dxa"/>
            </w:tcMar>
            <w:vAlign w:val="center"/>
          </w:tcPr>
          <w:p w14:paraId="0617DE37"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quantite_prevue</w:t>
            </w:r>
            <w:proofErr w:type="spellEnd"/>
            <w:r w:rsidRPr="00D5621A">
              <w:rPr>
                <w:rFonts w:ascii="Cambria" w:eastAsia="Calibri" w:hAnsi="Cambria" w:cs="Calibri"/>
                <w:color w:val="000000"/>
                <w:sz w:val="24"/>
                <w:szCs w:val="24"/>
              </w:rPr>
              <w:t xml:space="preserve"> / </w:t>
            </w:r>
            <w:proofErr w:type="spellStart"/>
            <w:r w:rsidRPr="00D5621A">
              <w:rPr>
                <w:rFonts w:ascii="Cambria" w:eastAsia="Calibri" w:hAnsi="Cambria" w:cs="Calibri"/>
                <w:color w:val="000000"/>
                <w:sz w:val="24"/>
                <w:szCs w:val="24"/>
              </w:rPr>
              <w:t>quantite_realisee</w:t>
            </w:r>
            <w:proofErr w:type="spellEnd"/>
          </w:p>
        </w:tc>
        <w:tc>
          <w:tcPr>
            <w:tcW w:w="1600" w:type="dxa"/>
            <w:shd w:val="clear" w:color="auto" w:fill="EAF1E8"/>
            <w:tcMar>
              <w:top w:w="60" w:type="dxa"/>
              <w:left w:w="90" w:type="dxa"/>
              <w:bottom w:w="60" w:type="dxa"/>
              <w:right w:w="90" w:type="dxa"/>
            </w:tcMar>
            <w:vAlign w:val="center"/>
          </w:tcPr>
          <w:p w14:paraId="5CB490D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Nombre + unité</w:t>
            </w:r>
          </w:p>
        </w:tc>
        <w:tc>
          <w:tcPr>
            <w:tcW w:w="5600" w:type="dxa"/>
            <w:shd w:val="clear" w:color="auto" w:fill="EAF1E8"/>
            <w:tcMar>
              <w:top w:w="60" w:type="dxa"/>
              <w:left w:w="90" w:type="dxa"/>
              <w:bottom w:w="60" w:type="dxa"/>
              <w:right w:w="90" w:type="dxa"/>
            </w:tcMar>
            <w:vAlign w:val="center"/>
          </w:tcPr>
          <w:p w14:paraId="1626408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Ex. : nombre de séances, de bénéficiaires, de sites</w:t>
            </w:r>
          </w:p>
        </w:tc>
      </w:tr>
      <w:tr w:rsidR="00654214" w:rsidRPr="00D5621A" w14:paraId="112EB4F4" w14:textId="77777777">
        <w:tc>
          <w:tcPr>
            <w:tcW w:w="2600" w:type="dxa"/>
            <w:tcMar>
              <w:top w:w="60" w:type="dxa"/>
              <w:left w:w="90" w:type="dxa"/>
              <w:bottom w:w="60" w:type="dxa"/>
              <w:right w:w="90" w:type="dxa"/>
            </w:tcMar>
            <w:vAlign w:val="center"/>
          </w:tcPr>
          <w:p w14:paraId="6B3B070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lastRenderedPageBreak/>
              <w:t>statut</w:t>
            </w:r>
          </w:p>
        </w:tc>
        <w:tc>
          <w:tcPr>
            <w:tcW w:w="1600" w:type="dxa"/>
            <w:tcMar>
              <w:top w:w="60" w:type="dxa"/>
              <w:left w:w="90" w:type="dxa"/>
              <w:bottom w:w="60" w:type="dxa"/>
              <w:right w:w="90" w:type="dxa"/>
            </w:tcMar>
            <w:vAlign w:val="center"/>
          </w:tcPr>
          <w:p w14:paraId="5289FFB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tcMar>
              <w:top w:w="60" w:type="dxa"/>
              <w:left w:w="90" w:type="dxa"/>
              <w:bottom w:w="60" w:type="dxa"/>
              <w:right w:w="90" w:type="dxa"/>
            </w:tcMar>
            <w:vAlign w:val="center"/>
          </w:tcPr>
          <w:p w14:paraId="132518A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Réalisée / En cours / Non réalisée</w:t>
            </w:r>
          </w:p>
        </w:tc>
      </w:tr>
      <w:tr w:rsidR="00654214" w:rsidRPr="00D5621A" w14:paraId="2DB12331" w14:textId="77777777">
        <w:tc>
          <w:tcPr>
            <w:tcW w:w="2600" w:type="dxa"/>
            <w:shd w:val="clear" w:color="auto" w:fill="EAF1E8"/>
            <w:tcMar>
              <w:top w:w="60" w:type="dxa"/>
              <w:left w:w="90" w:type="dxa"/>
              <w:bottom w:w="60" w:type="dxa"/>
              <w:right w:w="90" w:type="dxa"/>
            </w:tcMar>
            <w:vAlign w:val="center"/>
          </w:tcPr>
          <w:p w14:paraId="47E0ADA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commentaire</w:t>
            </w:r>
          </w:p>
        </w:tc>
        <w:tc>
          <w:tcPr>
            <w:tcW w:w="1600" w:type="dxa"/>
            <w:shd w:val="clear" w:color="auto" w:fill="EAF1E8"/>
            <w:tcMar>
              <w:top w:w="60" w:type="dxa"/>
              <w:left w:w="90" w:type="dxa"/>
              <w:bottom w:w="60" w:type="dxa"/>
              <w:right w:w="90" w:type="dxa"/>
            </w:tcMar>
            <w:vAlign w:val="center"/>
          </w:tcPr>
          <w:p w14:paraId="11730F0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06134E57" w14:textId="77777777" w:rsidR="00654214" w:rsidRPr="00D5621A" w:rsidRDefault="00654214" w:rsidP="00D5621A">
            <w:pPr>
              <w:jc w:val="both"/>
              <w:rPr>
                <w:rFonts w:ascii="Cambria" w:hAnsi="Cambria"/>
                <w:sz w:val="24"/>
                <w:szCs w:val="24"/>
              </w:rPr>
            </w:pPr>
          </w:p>
        </w:tc>
      </w:tr>
    </w:tbl>
    <w:p w14:paraId="7F9FE27E" w14:textId="77777777" w:rsidR="00654214" w:rsidRPr="00D5621A" w:rsidRDefault="00654214" w:rsidP="00D5621A">
      <w:pPr>
        <w:spacing w:after="200"/>
        <w:jc w:val="both"/>
        <w:rPr>
          <w:rFonts w:ascii="Cambria" w:hAnsi="Cambria"/>
          <w:sz w:val="24"/>
          <w:szCs w:val="24"/>
        </w:rPr>
      </w:pPr>
    </w:p>
    <w:p w14:paraId="33C0F7DB" w14:textId="77777777" w:rsidR="00654214" w:rsidRPr="00D5621A" w:rsidRDefault="00C570FC" w:rsidP="00D5621A">
      <w:pPr>
        <w:pStyle w:val="Titre3"/>
        <w:spacing w:before="200" w:after="100"/>
        <w:jc w:val="both"/>
        <w:rPr>
          <w:rFonts w:ascii="Cambria" w:hAnsi="Cambria"/>
        </w:rPr>
      </w:pPr>
      <w:bookmarkStart w:id="58" w:name="_Toc237032892"/>
      <w:r w:rsidRPr="00D5621A">
        <w:rPr>
          <w:rFonts w:ascii="Cambria" w:eastAsia="Calibri" w:hAnsi="Cambria" w:cs="Calibri"/>
          <w:b/>
          <w:bCs/>
          <w:color w:val="2E7D32"/>
        </w:rPr>
        <w:t>6. BÉNÉFICIAIRE</w:t>
      </w:r>
      <w:bookmarkEnd w:id="58"/>
    </w:p>
    <w:p w14:paraId="0CF15E9C" w14:textId="77777777" w:rsidR="00654214" w:rsidRPr="00D5621A" w:rsidRDefault="00C570FC" w:rsidP="00D5621A">
      <w:pPr>
        <w:spacing w:after="60"/>
        <w:jc w:val="both"/>
        <w:rPr>
          <w:rFonts w:ascii="Cambria" w:hAnsi="Cambria"/>
          <w:sz w:val="24"/>
          <w:szCs w:val="24"/>
        </w:rPr>
      </w:pPr>
      <w:r w:rsidRPr="00D5621A">
        <w:rPr>
          <w:rFonts w:ascii="Cambria" w:eastAsia="Calibri" w:hAnsi="Cambria" w:cs="Calibri"/>
          <w:b/>
          <w:bCs/>
          <w:i/>
          <w:iCs/>
          <w:color w:val="B45309"/>
          <w:sz w:val="24"/>
          <w:szCs w:val="24"/>
        </w:rPr>
        <w:t>[NOUVEAU]</w:t>
      </w:r>
    </w:p>
    <w:p w14:paraId="22C7362E"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Registre central des personnes accompagnées, indépendant des projets. Il permet d'identifier si une même personne est accompagnée par plusieurs projets à la fois et d'en conserver l'historique dans la durée, alors que chaque projet gère aujourd'hui ses propres listes de façon cloisonnée.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2"/>
        <w:gridCol w:w="2053"/>
        <w:gridCol w:w="5185"/>
      </w:tblGrid>
      <w:tr w:rsidR="00654214" w:rsidRPr="00D5621A" w14:paraId="35D37B2A" w14:textId="77777777">
        <w:trPr>
          <w:tblHeader/>
        </w:trPr>
        <w:tc>
          <w:tcPr>
            <w:tcW w:w="2600" w:type="dxa"/>
            <w:shd w:val="clear" w:color="auto" w:fill="1F3864"/>
            <w:tcMar>
              <w:top w:w="60" w:type="dxa"/>
              <w:left w:w="90" w:type="dxa"/>
              <w:bottom w:w="60" w:type="dxa"/>
              <w:right w:w="90" w:type="dxa"/>
            </w:tcMar>
            <w:vAlign w:val="center"/>
          </w:tcPr>
          <w:p w14:paraId="4F763C55"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05F55682"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30047399"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2C60D31D" w14:textId="77777777">
        <w:tc>
          <w:tcPr>
            <w:tcW w:w="2600" w:type="dxa"/>
            <w:tcMar>
              <w:top w:w="60" w:type="dxa"/>
              <w:left w:w="90" w:type="dxa"/>
              <w:bottom w:w="60" w:type="dxa"/>
              <w:right w:w="90" w:type="dxa"/>
            </w:tcMar>
            <w:vAlign w:val="center"/>
          </w:tcPr>
          <w:p w14:paraId="0D28D825"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id_beneficiaire</w:t>
            </w:r>
            <w:proofErr w:type="spellEnd"/>
          </w:p>
        </w:tc>
        <w:tc>
          <w:tcPr>
            <w:tcW w:w="1600" w:type="dxa"/>
            <w:tcMar>
              <w:top w:w="60" w:type="dxa"/>
              <w:left w:w="90" w:type="dxa"/>
              <w:bottom w:w="60" w:type="dxa"/>
              <w:right w:w="90" w:type="dxa"/>
            </w:tcMar>
            <w:vAlign w:val="center"/>
          </w:tcPr>
          <w:p w14:paraId="72F8CDC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4DFADF9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w:t>
            </w:r>
          </w:p>
        </w:tc>
      </w:tr>
      <w:tr w:rsidR="00654214" w:rsidRPr="00D5621A" w14:paraId="712C9BAC" w14:textId="77777777">
        <w:tc>
          <w:tcPr>
            <w:tcW w:w="2600" w:type="dxa"/>
            <w:shd w:val="clear" w:color="auto" w:fill="EAF1E8"/>
            <w:tcMar>
              <w:top w:w="60" w:type="dxa"/>
              <w:left w:w="90" w:type="dxa"/>
              <w:bottom w:w="60" w:type="dxa"/>
              <w:right w:w="90" w:type="dxa"/>
            </w:tcMar>
            <w:vAlign w:val="center"/>
          </w:tcPr>
          <w:p w14:paraId="198FD3E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nom / </w:t>
            </w:r>
            <w:proofErr w:type="spellStart"/>
            <w:r w:rsidRPr="00D5621A">
              <w:rPr>
                <w:rFonts w:ascii="Cambria" w:eastAsia="Calibri" w:hAnsi="Cambria" w:cs="Calibri"/>
                <w:color w:val="000000"/>
                <w:sz w:val="24"/>
                <w:szCs w:val="24"/>
              </w:rPr>
              <w:t>prenom</w:t>
            </w:r>
            <w:proofErr w:type="spellEnd"/>
          </w:p>
        </w:tc>
        <w:tc>
          <w:tcPr>
            <w:tcW w:w="1600" w:type="dxa"/>
            <w:shd w:val="clear" w:color="auto" w:fill="EAF1E8"/>
            <w:tcMar>
              <w:top w:w="60" w:type="dxa"/>
              <w:left w:w="90" w:type="dxa"/>
              <w:bottom w:w="60" w:type="dxa"/>
              <w:right w:w="90" w:type="dxa"/>
            </w:tcMar>
            <w:vAlign w:val="center"/>
          </w:tcPr>
          <w:p w14:paraId="3DC132F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37CDE73B" w14:textId="77777777" w:rsidR="00654214" w:rsidRPr="00D5621A" w:rsidRDefault="00654214" w:rsidP="00D5621A">
            <w:pPr>
              <w:jc w:val="both"/>
              <w:rPr>
                <w:rFonts w:ascii="Cambria" w:hAnsi="Cambria"/>
                <w:sz w:val="24"/>
                <w:szCs w:val="24"/>
              </w:rPr>
            </w:pPr>
          </w:p>
        </w:tc>
      </w:tr>
      <w:tr w:rsidR="00654214" w:rsidRPr="00D5621A" w14:paraId="5BE626AD" w14:textId="77777777">
        <w:tc>
          <w:tcPr>
            <w:tcW w:w="2600" w:type="dxa"/>
            <w:tcMar>
              <w:top w:w="60" w:type="dxa"/>
              <w:left w:w="90" w:type="dxa"/>
              <w:bottom w:w="60" w:type="dxa"/>
              <w:right w:w="90" w:type="dxa"/>
            </w:tcMar>
            <w:vAlign w:val="center"/>
          </w:tcPr>
          <w:p w14:paraId="575CFC2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sexe</w:t>
            </w:r>
          </w:p>
        </w:tc>
        <w:tc>
          <w:tcPr>
            <w:tcW w:w="1600" w:type="dxa"/>
            <w:tcMar>
              <w:top w:w="60" w:type="dxa"/>
              <w:left w:w="90" w:type="dxa"/>
              <w:bottom w:w="60" w:type="dxa"/>
              <w:right w:w="90" w:type="dxa"/>
            </w:tcMar>
            <w:vAlign w:val="center"/>
          </w:tcPr>
          <w:p w14:paraId="25419ED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tcMar>
              <w:top w:w="60" w:type="dxa"/>
              <w:left w:w="90" w:type="dxa"/>
              <w:bottom w:w="60" w:type="dxa"/>
              <w:right w:w="90" w:type="dxa"/>
            </w:tcMar>
            <w:vAlign w:val="center"/>
          </w:tcPr>
          <w:p w14:paraId="6178371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Homme / Femme</w:t>
            </w:r>
          </w:p>
        </w:tc>
      </w:tr>
      <w:tr w:rsidR="00654214" w:rsidRPr="00D5621A" w14:paraId="408C6E60" w14:textId="77777777">
        <w:tc>
          <w:tcPr>
            <w:tcW w:w="2600" w:type="dxa"/>
            <w:shd w:val="clear" w:color="auto" w:fill="EAF1E8"/>
            <w:tcMar>
              <w:top w:w="60" w:type="dxa"/>
              <w:left w:w="90" w:type="dxa"/>
              <w:bottom w:w="60" w:type="dxa"/>
              <w:right w:w="90" w:type="dxa"/>
            </w:tcMar>
            <w:vAlign w:val="center"/>
          </w:tcPr>
          <w:p w14:paraId="276692F7"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date_naissance</w:t>
            </w:r>
            <w:proofErr w:type="spellEnd"/>
            <w:r w:rsidRPr="00D5621A">
              <w:rPr>
                <w:rFonts w:ascii="Cambria" w:eastAsia="Calibri" w:hAnsi="Cambria" w:cs="Calibri"/>
                <w:color w:val="000000"/>
                <w:sz w:val="24"/>
                <w:szCs w:val="24"/>
              </w:rPr>
              <w:t xml:space="preserve"> ou </w:t>
            </w:r>
            <w:proofErr w:type="spellStart"/>
            <w:r w:rsidRPr="00D5621A">
              <w:rPr>
                <w:rFonts w:ascii="Cambria" w:eastAsia="Calibri" w:hAnsi="Cambria" w:cs="Calibri"/>
                <w:color w:val="000000"/>
                <w:sz w:val="24"/>
                <w:szCs w:val="24"/>
              </w:rPr>
              <w:t>tranche_age</w:t>
            </w:r>
            <w:proofErr w:type="spellEnd"/>
          </w:p>
        </w:tc>
        <w:tc>
          <w:tcPr>
            <w:tcW w:w="1600" w:type="dxa"/>
            <w:shd w:val="clear" w:color="auto" w:fill="EAF1E8"/>
            <w:tcMar>
              <w:top w:w="60" w:type="dxa"/>
              <w:left w:w="90" w:type="dxa"/>
              <w:bottom w:w="60" w:type="dxa"/>
              <w:right w:w="90" w:type="dxa"/>
            </w:tcMar>
            <w:vAlign w:val="center"/>
          </w:tcPr>
          <w:p w14:paraId="2520D89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Date / Nombre</w:t>
            </w:r>
          </w:p>
        </w:tc>
        <w:tc>
          <w:tcPr>
            <w:tcW w:w="5600" w:type="dxa"/>
            <w:shd w:val="clear" w:color="auto" w:fill="EAF1E8"/>
            <w:tcMar>
              <w:top w:w="60" w:type="dxa"/>
              <w:left w:w="90" w:type="dxa"/>
              <w:bottom w:w="60" w:type="dxa"/>
              <w:right w:w="90" w:type="dxa"/>
            </w:tcMar>
            <w:vAlign w:val="center"/>
          </w:tcPr>
          <w:p w14:paraId="7821B793" w14:textId="77777777" w:rsidR="00654214" w:rsidRPr="00D5621A" w:rsidRDefault="00654214" w:rsidP="00D5621A">
            <w:pPr>
              <w:jc w:val="both"/>
              <w:rPr>
                <w:rFonts w:ascii="Cambria" w:hAnsi="Cambria"/>
                <w:sz w:val="24"/>
                <w:szCs w:val="24"/>
              </w:rPr>
            </w:pPr>
          </w:p>
        </w:tc>
      </w:tr>
      <w:tr w:rsidR="00654214" w:rsidRPr="00D5621A" w14:paraId="0A2076E5" w14:textId="77777777">
        <w:tc>
          <w:tcPr>
            <w:tcW w:w="2600" w:type="dxa"/>
            <w:tcMar>
              <w:top w:w="60" w:type="dxa"/>
              <w:left w:w="90" w:type="dxa"/>
              <w:bottom w:w="60" w:type="dxa"/>
              <w:right w:w="90" w:type="dxa"/>
            </w:tcMar>
            <w:vAlign w:val="center"/>
          </w:tcPr>
          <w:p w14:paraId="667328F9"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identifiant_unique</w:t>
            </w:r>
            <w:proofErr w:type="spellEnd"/>
          </w:p>
        </w:tc>
        <w:tc>
          <w:tcPr>
            <w:tcW w:w="1600" w:type="dxa"/>
            <w:tcMar>
              <w:top w:w="60" w:type="dxa"/>
              <w:left w:w="90" w:type="dxa"/>
              <w:bottom w:w="60" w:type="dxa"/>
              <w:right w:w="90" w:type="dxa"/>
            </w:tcMar>
            <w:vAlign w:val="center"/>
          </w:tcPr>
          <w:p w14:paraId="6AF7B8F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tcMar>
              <w:top w:w="60" w:type="dxa"/>
              <w:left w:w="90" w:type="dxa"/>
              <w:bottom w:w="60" w:type="dxa"/>
              <w:right w:w="90" w:type="dxa"/>
            </w:tcMar>
            <w:vAlign w:val="center"/>
          </w:tcPr>
          <w:p w14:paraId="3C7FB3C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Numéro de pièce d'identité ou identifiant interne, utilisé pour le </w:t>
            </w:r>
            <w:proofErr w:type="spellStart"/>
            <w:r w:rsidRPr="00D5621A">
              <w:rPr>
                <w:rFonts w:ascii="Cambria" w:eastAsia="Calibri" w:hAnsi="Cambria" w:cs="Calibri"/>
                <w:color w:val="000000"/>
                <w:sz w:val="24"/>
                <w:szCs w:val="24"/>
              </w:rPr>
              <w:t>dédoublonnage</w:t>
            </w:r>
            <w:proofErr w:type="spellEnd"/>
          </w:p>
        </w:tc>
      </w:tr>
      <w:tr w:rsidR="00654214" w:rsidRPr="00D5621A" w14:paraId="6134D6C8" w14:textId="77777777">
        <w:tc>
          <w:tcPr>
            <w:tcW w:w="2600" w:type="dxa"/>
            <w:shd w:val="clear" w:color="auto" w:fill="EAF1E8"/>
            <w:tcMar>
              <w:top w:w="60" w:type="dxa"/>
              <w:left w:w="90" w:type="dxa"/>
              <w:bottom w:w="60" w:type="dxa"/>
              <w:right w:w="90" w:type="dxa"/>
            </w:tcMar>
            <w:vAlign w:val="center"/>
          </w:tcPr>
          <w:p w14:paraId="1A7DD901"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categorie</w:t>
            </w:r>
            <w:proofErr w:type="spellEnd"/>
          </w:p>
        </w:tc>
        <w:tc>
          <w:tcPr>
            <w:tcW w:w="1600" w:type="dxa"/>
            <w:shd w:val="clear" w:color="auto" w:fill="EAF1E8"/>
            <w:tcMar>
              <w:top w:w="60" w:type="dxa"/>
              <w:left w:w="90" w:type="dxa"/>
              <w:bottom w:w="60" w:type="dxa"/>
              <w:right w:w="90" w:type="dxa"/>
            </w:tcMar>
            <w:vAlign w:val="center"/>
          </w:tcPr>
          <w:p w14:paraId="68FABC7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shd w:val="clear" w:color="auto" w:fill="EAF1E8"/>
            <w:tcMar>
              <w:top w:w="60" w:type="dxa"/>
              <w:left w:w="90" w:type="dxa"/>
              <w:bottom w:w="60" w:type="dxa"/>
              <w:right w:w="90" w:type="dxa"/>
            </w:tcMar>
            <w:vAlign w:val="center"/>
          </w:tcPr>
          <w:p w14:paraId="761D683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Producteur, jeune, femme, PDI, élève, membre de coopérative, etc.</w:t>
            </w:r>
          </w:p>
        </w:tc>
      </w:tr>
      <w:tr w:rsidR="00654214" w:rsidRPr="00D5621A" w14:paraId="481CB78E" w14:textId="77777777">
        <w:tc>
          <w:tcPr>
            <w:tcW w:w="2600" w:type="dxa"/>
            <w:tcMar>
              <w:top w:w="60" w:type="dxa"/>
              <w:left w:w="90" w:type="dxa"/>
              <w:bottom w:w="60" w:type="dxa"/>
              <w:right w:w="90" w:type="dxa"/>
            </w:tcMar>
            <w:vAlign w:val="center"/>
          </w:tcPr>
          <w:p w14:paraId="4320A2C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zone</w:t>
            </w:r>
          </w:p>
        </w:tc>
        <w:tc>
          <w:tcPr>
            <w:tcW w:w="1600" w:type="dxa"/>
            <w:tcMar>
              <w:top w:w="60" w:type="dxa"/>
              <w:left w:w="90" w:type="dxa"/>
              <w:bottom w:w="60" w:type="dxa"/>
              <w:right w:w="90" w:type="dxa"/>
            </w:tcMar>
            <w:vAlign w:val="center"/>
          </w:tcPr>
          <w:p w14:paraId="56118A4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N-1 → ZONE D'INTERVENTION</w:t>
            </w:r>
          </w:p>
        </w:tc>
        <w:tc>
          <w:tcPr>
            <w:tcW w:w="5600" w:type="dxa"/>
            <w:tcMar>
              <w:top w:w="60" w:type="dxa"/>
              <w:left w:w="90" w:type="dxa"/>
              <w:bottom w:w="60" w:type="dxa"/>
              <w:right w:w="90" w:type="dxa"/>
            </w:tcMar>
            <w:vAlign w:val="center"/>
          </w:tcPr>
          <w:p w14:paraId="79F1B0E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Village / commune de résidence</w:t>
            </w:r>
          </w:p>
        </w:tc>
      </w:tr>
      <w:tr w:rsidR="00654214" w:rsidRPr="00D5621A" w14:paraId="09A40A11" w14:textId="77777777">
        <w:tc>
          <w:tcPr>
            <w:tcW w:w="2600" w:type="dxa"/>
            <w:shd w:val="clear" w:color="auto" w:fill="EAF1E8"/>
            <w:tcMar>
              <w:top w:w="60" w:type="dxa"/>
              <w:left w:w="90" w:type="dxa"/>
              <w:bottom w:w="60" w:type="dxa"/>
              <w:right w:w="90" w:type="dxa"/>
            </w:tcMar>
            <w:vAlign w:val="center"/>
          </w:tcPr>
          <w:p w14:paraId="10BAA56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contact</w:t>
            </w:r>
          </w:p>
        </w:tc>
        <w:tc>
          <w:tcPr>
            <w:tcW w:w="1600" w:type="dxa"/>
            <w:shd w:val="clear" w:color="auto" w:fill="EAF1E8"/>
            <w:tcMar>
              <w:top w:w="60" w:type="dxa"/>
              <w:left w:w="90" w:type="dxa"/>
              <w:bottom w:w="60" w:type="dxa"/>
              <w:right w:w="90" w:type="dxa"/>
            </w:tcMar>
            <w:vAlign w:val="center"/>
          </w:tcPr>
          <w:p w14:paraId="6368C3C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452A7A5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Téléphone si disponible</w:t>
            </w:r>
          </w:p>
        </w:tc>
      </w:tr>
      <w:tr w:rsidR="00654214" w:rsidRPr="00D5621A" w14:paraId="2A6373DD" w14:textId="77777777">
        <w:tc>
          <w:tcPr>
            <w:tcW w:w="2600" w:type="dxa"/>
            <w:tcMar>
              <w:top w:w="60" w:type="dxa"/>
              <w:left w:w="90" w:type="dxa"/>
              <w:bottom w:w="60" w:type="dxa"/>
              <w:right w:w="90" w:type="dxa"/>
            </w:tcMar>
            <w:vAlign w:val="center"/>
          </w:tcPr>
          <w:p w14:paraId="7522D2F6"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projets_beneficies</w:t>
            </w:r>
            <w:proofErr w:type="spellEnd"/>
          </w:p>
        </w:tc>
        <w:tc>
          <w:tcPr>
            <w:tcW w:w="1600" w:type="dxa"/>
            <w:tcMar>
              <w:top w:w="60" w:type="dxa"/>
              <w:left w:w="90" w:type="dxa"/>
              <w:bottom w:w="60" w:type="dxa"/>
              <w:right w:w="90" w:type="dxa"/>
            </w:tcMar>
            <w:vAlign w:val="center"/>
          </w:tcPr>
          <w:p w14:paraId="54042EB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N-N → PROJET (table de jonction)</w:t>
            </w:r>
          </w:p>
        </w:tc>
        <w:tc>
          <w:tcPr>
            <w:tcW w:w="5600" w:type="dxa"/>
            <w:tcMar>
              <w:top w:w="60" w:type="dxa"/>
              <w:left w:w="90" w:type="dxa"/>
              <w:bottom w:w="60" w:type="dxa"/>
              <w:right w:w="90" w:type="dxa"/>
            </w:tcMar>
            <w:vAlign w:val="center"/>
          </w:tcPr>
          <w:p w14:paraId="3F7FF19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Historique des projets dont la personne a bénéficié, avec date d'inscription</w:t>
            </w:r>
          </w:p>
        </w:tc>
      </w:tr>
      <w:tr w:rsidR="00654214" w:rsidRPr="00D5621A" w14:paraId="64BB59FD" w14:textId="77777777">
        <w:tc>
          <w:tcPr>
            <w:tcW w:w="2600" w:type="dxa"/>
            <w:shd w:val="clear" w:color="auto" w:fill="EAF1E8"/>
            <w:tcMar>
              <w:top w:w="60" w:type="dxa"/>
              <w:left w:w="90" w:type="dxa"/>
              <w:bottom w:w="60" w:type="dxa"/>
              <w:right w:w="90" w:type="dxa"/>
            </w:tcMar>
            <w:vAlign w:val="center"/>
          </w:tcPr>
          <w:p w14:paraId="4460A87F"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activites_beneficiees</w:t>
            </w:r>
            <w:proofErr w:type="spellEnd"/>
          </w:p>
        </w:tc>
        <w:tc>
          <w:tcPr>
            <w:tcW w:w="1600" w:type="dxa"/>
            <w:shd w:val="clear" w:color="auto" w:fill="EAF1E8"/>
            <w:tcMar>
              <w:top w:w="60" w:type="dxa"/>
              <w:left w:w="90" w:type="dxa"/>
              <w:bottom w:w="60" w:type="dxa"/>
              <w:right w:w="90" w:type="dxa"/>
            </w:tcMar>
            <w:vAlign w:val="center"/>
          </w:tcPr>
          <w:p w14:paraId="4B2CE75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N-N → ACTIVITÉ</w:t>
            </w:r>
          </w:p>
        </w:tc>
        <w:tc>
          <w:tcPr>
            <w:tcW w:w="5600" w:type="dxa"/>
            <w:shd w:val="clear" w:color="auto" w:fill="EAF1E8"/>
            <w:tcMar>
              <w:top w:w="60" w:type="dxa"/>
              <w:left w:w="90" w:type="dxa"/>
              <w:bottom w:w="60" w:type="dxa"/>
              <w:right w:w="90" w:type="dxa"/>
            </w:tcMar>
            <w:vAlign w:val="center"/>
          </w:tcPr>
          <w:p w14:paraId="14B4520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Détail des activités dont elle a bénéficié (traçabilité de l'accompagnement dans le temps)</w:t>
            </w:r>
          </w:p>
        </w:tc>
      </w:tr>
    </w:tbl>
    <w:p w14:paraId="02782664" w14:textId="77777777" w:rsidR="00654214" w:rsidRPr="00D5621A" w:rsidRDefault="00654214" w:rsidP="00D5621A">
      <w:pPr>
        <w:spacing w:after="200"/>
        <w:jc w:val="both"/>
        <w:rPr>
          <w:rFonts w:ascii="Cambria" w:hAnsi="Cambria"/>
          <w:sz w:val="24"/>
          <w:szCs w:val="24"/>
        </w:rPr>
      </w:pPr>
    </w:p>
    <w:p w14:paraId="566577E2" w14:textId="77777777" w:rsidR="00654214" w:rsidRPr="00D5621A" w:rsidRDefault="00C570FC" w:rsidP="00D5621A">
      <w:pPr>
        <w:pStyle w:val="Titre3"/>
        <w:spacing w:before="200" w:after="100"/>
        <w:jc w:val="both"/>
        <w:rPr>
          <w:rFonts w:ascii="Cambria" w:hAnsi="Cambria"/>
        </w:rPr>
      </w:pPr>
      <w:bookmarkStart w:id="59" w:name="_Toc237032893"/>
      <w:r w:rsidRPr="00D5621A">
        <w:rPr>
          <w:rFonts w:ascii="Cambria" w:eastAsia="Calibri" w:hAnsi="Cambria" w:cs="Calibri"/>
          <w:b/>
          <w:bCs/>
          <w:color w:val="2E7D32"/>
        </w:rPr>
        <w:t>7. INDICATEUR</w:t>
      </w:r>
      <w:bookmarkEnd w:id="59"/>
    </w:p>
    <w:p w14:paraId="0DB503BB"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Peut être rattaché à un objectif général, un objectif spécifique ou une activité (rattachement polymorphe, cohérent avec le cadre de mesure des performances du Manuel de Suivi-Évaluation).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9"/>
        <w:gridCol w:w="1752"/>
        <w:gridCol w:w="5459"/>
      </w:tblGrid>
      <w:tr w:rsidR="00654214" w:rsidRPr="00D5621A" w14:paraId="4EAE3D5B" w14:textId="77777777">
        <w:trPr>
          <w:tblHeader/>
        </w:trPr>
        <w:tc>
          <w:tcPr>
            <w:tcW w:w="2600" w:type="dxa"/>
            <w:shd w:val="clear" w:color="auto" w:fill="1F3864"/>
            <w:tcMar>
              <w:top w:w="60" w:type="dxa"/>
              <w:left w:w="90" w:type="dxa"/>
              <w:bottom w:w="60" w:type="dxa"/>
              <w:right w:w="90" w:type="dxa"/>
            </w:tcMar>
            <w:vAlign w:val="center"/>
          </w:tcPr>
          <w:p w14:paraId="745CD341"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282158E7"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225C6C2A"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33B15819" w14:textId="77777777">
        <w:tc>
          <w:tcPr>
            <w:tcW w:w="2600" w:type="dxa"/>
            <w:tcMar>
              <w:top w:w="60" w:type="dxa"/>
              <w:left w:w="90" w:type="dxa"/>
              <w:bottom w:w="60" w:type="dxa"/>
              <w:right w:w="90" w:type="dxa"/>
            </w:tcMar>
            <w:vAlign w:val="center"/>
          </w:tcPr>
          <w:p w14:paraId="0D74AB72"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id_indicateur</w:t>
            </w:r>
            <w:proofErr w:type="spellEnd"/>
          </w:p>
        </w:tc>
        <w:tc>
          <w:tcPr>
            <w:tcW w:w="1600" w:type="dxa"/>
            <w:tcMar>
              <w:top w:w="60" w:type="dxa"/>
              <w:left w:w="90" w:type="dxa"/>
              <w:bottom w:w="60" w:type="dxa"/>
              <w:right w:w="90" w:type="dxa"/>
            </w:tcMar>
            <w:vAlign w:val="center"/>
          </w:tcPr>
          <w:p w14:paraId="4FE1F0A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29DA385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w:t>
            </w:r>
          </w:p>
        </w:tc>
      </w:tr>
      <w:tr w:rsidR="00654214" w:rsidRPr="00D5621A" w14:paraId="6F3BBF95" w14:textId="77777777">
        <w:tc>
          <w:tcPr>
            <w:tcW w:w="2600" w:type="dxa"/>
            <w:shd w:val="clear" w:color="auto" w:fill="EAF1E8"/>
            <w:tcMar>
              <w:top w:w="60" w:type="dxa"/>
              <w:left w:w="90" w:type="dxa"/>
              <w:bottom w:w="60" w:type="dxa"/>
              <w:right w:w="90" w:type="dxa"/>
            </w:tcMar>
            <w:vAlign w:val="center"/>
          </w:tcPr>
          <w:p w14:paraId="358D8AC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libelle</w:t>
            </w:r>
          </w:p>
        </w:tc>
        <w:tc>
          <w:tcPr>
            <w:tcW w:w="1600" w:type="dxa"/>
            <w:shd w:val="clear" w:color="auto" w:fill="EAF1E8"/>
            <w:tcMar>
              <w:top w:w="60" w:type="dxa"/>
              <w:left w:w="90" w:type="dxa"/>
              <w:bottom w:w="60" w:type="dxa"/>
              <w:right w:w="90" w:type="dxa"/>
            </w:tcMar>
            <w:vAlign w:val="center"/>
          </w:tcPr>
          <w:p w14:paraId="1211CA0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4F7FA72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Intitulé de l'indicateur (effet ou produit)</w:t>
            </w:r>
          </w:p>
        </w:tc>
      </w:tr>
      <w:tr w:rsidR="00654214" w:rsidRPr="00D5621A" w14:paraId="1386EAF7" w14:textId="77777777">
        <w:tc>
          <w:tcPr>
            <w:tcW w:w="2600" w:type="dxa"/>
            <w:tcMar>
              <w:top w:w="60" w:type="dxa"/>
              <w:left w:w="90" w:type="dxa"/>
              <w:bottom w:w="60" w:type="dxa"/>
              <w:right w:w="90" w:type="dxa"/>
            </w:tcMar>
            <w:vAlign w:val="center"/>
          </w:tcPr>
          <w:p w14:paraId="6231971C"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niveau_rattachement</w:t>
            </w:r>
            <w:proofErr w:type="spellEnd"/>
          </w:p>
        </w:tc>
        <w:tc>
          <w:tcPr>
            <w:tcW w:w="1600" w:type="dxa"/>
            <w:tcMar>
              <w:top w:w="60" w:type="dxa"/>
              <w:left w:w="90" w:type="dxa"/>
              <w:bottom w:w="60" w:type="dxa"/>
              <w:right w:w="90" w:type="dxa"/>
            </w:tcMar>
            <w:vAlign w:val="center"/>
          </w:tcPr>
          <w:p w14:paraId="237F013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tcMar>
              <w:top w:w="60" w:type="dxa"/>
              <w:left w:w="90" w:type="dxa"/>
              <w:bottom w:w="60" w:type="dxa"/>
              <w:right w:w="90" w:type="dxa"/>
            </w:tcMar>
            <w:vAlign w:val="center"/>
          </w:tcPr>
          <w:p w14:paraId="5A5F427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Objectif général / Objectif spécifique / Activité</w:t>
            </w:r>
          </w:p>
        </w:tc>
      </w:tr>
      <w:tr w:rsidR="00654214" w:rsidRPr="00D5621A" w14:paraId="6DD7BD99" w14:textId="77777777">
        <w:tc>
          <w:tcPr>
            <w:tcW w:w="2600" w:type="dxa"/>
            <w:shd w:val="clear" w:color="auto" w:fill="EAF1E8"/>
            <w:tcMar>
              <w:top w:w="60" w:type="dxa"/>
              <w:left w:w="90" w:type="dxa"/>
              <w:bottom w:w="60" w:type="dxa"/>
              <w:right w:w="90" w:type="dxa"/>
            </w:tcMar>
            <w:vAlign w:val="center"/>
          </w:tcPr>
          <w:p w14:paraId="39F0BDA1"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lastRenderedPageBreak/>
              <w:t>element_rattache</w:t>
            </w:r>
            <w:proofErr w:type="spellEnd"/>
          </w:p>
        </w:tc>
        <w:tc>
          <w:tcPr>
            <w:tcW w:w="1600" w:type="dxa"/>
            <w:shd w:val="clear" w:color="auto" w:fill="EAF1E8"/>
            <w:tcMar>
              <w:top w:w="60" w:type="dxa"/>
              <w:left w:w="90" w:type="dxa"/>
              <w:bottom w:w="60" w:type="dxa"/>
              <w:right w:w="90" w:type="dxa"/>
            </w:tcMar>
            <w:vAlign w:val="center"/>
          </w:tcPr>
          <w:p w14:paraId="63A7904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Référence polymorphe</w:t>
            </w:r>
          </w:p>
        </w:tc>
        <w:tc>
          <w:tcPr>
            <w:tcW w:w="5600" w:type="dxa"/>
            <w:shd w:val="clear" w:color="auto" w:fill="EAF1E8"/>
            <w:tcMar>
              <w:top w:w="60" w:type="dxa"/>
              <w:left w:w="90" w:type="dxa"/>
              <w:bottom w:w="60" w:type="dxa"/>
              <w:right w:w="90" w:type="dxa"/>
            </w:tcMar>
            <w:vAlign w:val="center"/>
          </w:tcPr>
          <w:p w14:paraId="2E57800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Pointe vers l'entité concernée selon </w:t>
            </w:r>
            <w:proofErr w:type="spellStart"/>
            <w:r w:rsidRPr="00D5621A">
              <w:rPr>
                <w:rFonts w:ascii="Cambria" w:eastAsia="Calibri" w:hAnsi="Cambria" w:cs="Calibri"/>
                <w:color w:val="000000"/>
                <w:sz w:val="24"/>
                <w:szCs w:val="24"/>
              </w:rPr>
              <w:t>niveau_rattachement</w:t>
            </w:r>
            <w:proofErr w:type="spellEnd"/>
          </w:p>
        </w:tc>
      </w:tr>
      <w:tr w:rsidR="00654214" w:rsidRPr="00D5621A" w14:paraId="24806800" w14:textId="77777777">
        <w:tc>
          <w:tcPr>
            <w:tcW w:w="2600" w:type="dxa"/>
            <w:tcMar>
              <w:top w:w="60" w:type="dxa"/>
              <w:left w:w="90" w:type="dxa"/>
              <w:bottom w:w="60" w:type="dxa"/>
              <w:right w:w="90" w:type="dxa"/>
            </w:tcMar>
            <w:vAlign w:val="center"/>
          </w:tcPr>
          <w:p w14:paraId="089178BE"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unite_mesure</w:t>
            </w:r>
            <w:proofErr w:type="spellEnd"/>
          </w:p>
        </w:tc>
        <w:tc>
          <w:tcPr>
            <w:tcW w:w="1600" w:type="dxa"/>
            <w:tcMar>
              <w:top w:w="60" w:type="dxa"/>
              <w:left w:w="90" w:type="dxa"/>
              <w:bottom w:w="60" w:type="dxa"/>
              <w:right w:w="90" w:type="dxa"/>
            </w:tcMar>
            <w:vAlign w:val="center"/>
          </w:tcPr>
          <w:p w14:paraId="4FD1C2B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tcMar>
              <w:top w:w="60" w:type="dxa"/>
              <w:left w:w="90" w:type="dxa"/>
              <w:bottom w:w="60" w:type="dxa"/>
              <w:right w:w="90" w:type="dxa"/>
            </w:tcMar>
            <w:vAlign w:val="center"/>
          </w:tcPr>
          <w:p w14:paraId="3D27374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Ex. : Nombre, Pourcentage, Hectare, Tonne, Litre</w:t>
            </w:r>
          </w:p>
        </w:tc>
      </w:tr>
      <w:tr w:rsidR="00654214" w:rsidRPr="00D5621A" w14:paraId="738814E8" w14:textId="77777777">
        <w:tc>
          <w:tcPr>
            <w:tcW w:w="2600" w:type="dxa"/>
            <w:shd w:val="clear" w:color="auto" w:fill="EAF1E8"/>
            <w:tcMar>
              <w:top w:w="60" w:type="dxa"/>
              <w:left w:w="90" w:type="dxa"/>
              <w:bottom w:w="60" w:type="dxa"/>
              <w:right w:w="90" w:type="dxa"/>
            </w:tcMar>
            <w:vAlign w:val="center"/>
          </w:tcPr>
          <w:p w14:paraId="6D228D3B"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valeur_reference</w:t>
            </w:r>
            <w:proofErr w:type="spellEnd"/>
          </w:p>
        </w:tc>
        <w:tc>
          <w:tcPr>
            <w:tcW w:w="1600" w:type="dxa"/>
            <w:shd w:val="clear" w:color="auto" w:fill="EAF1E8"/>
            <w:tcMar>
              <w:top w:w="60" w:type="dxa"/>
              <w:left w:w="90" w:type="dxa"/>
              <w:bottom w:w="60" w:type="dxa"/>
              <w:right w:w="90" w:type="dxa"/>
            </w:tcMar>
            <w:vAlign w:val="center"/>
          </w:tcPr>
          <w:p w14:paraId="61910A5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Nombre</w:t>
            </w:r>
          </w:p>
        </w:tc>
        <w:tc>
          <w:tcPr>
            <w:tcW w:w="5600" w:type="dxa"/>
            <w:shd w:val="clear" w:color="auto" w:fill="EAF1E8"/>
            <w:tcMar>
              <w:top w:w="60" w:type="dxa"/>
              <w:left w:w="90" w:type="dxa"/>
              <w:bottom w:w="60" w:type="dxa"/>
              <w:right w:w="90" w:type="dxa"/>
            </w:tcMar>
            <w:vAlign w:val="center"/>
          </w:tcPr>
          <w:p w14:paraId="144699D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Valeur de référence (</w:t>
            </w:r>
            <w:proofErr w:type="spellStart"/>
            <w:r w:rsidRPr="00D5621A">
              <w:rPr>
                <w:rFonts w:ascii="Cambria" w:eastAsia="Calibri" w:hAnsi="Cambria" w:cs="Calibri"/>
                <w:color w:val="000000"/>
                <w:sz w:val="24"/>
                <w:szCs w:val="24"/>
              </w:rPr>
              <w:t>baseline</w:t>
            </w:r>
            <w:proofErr w:type="spellEnd"/>
            <w:r w:rsidRPr="00D5621A">
              <w:rPr>
                <w:rFonts w:ascii="Cambria" w:eastAsia="Calibri" w:hAnsi="Cambria" w:cs="Calibri"/>
                <w:color w:val="000000"/>
                <w:sz w:val="24"/>
                <w:szCs w:val="24"/>
              </w:rPr>
              <w:t>)</w:t>
            </w:r>
          </w:p>
        </w:tc>
      </w:tr>
      <w:tr w:rsidR="00654214" w:rsidRPr="00D5621A" w14:paraId="6D0EB7FC" w14:textId="77777777">
        <w:tc>
          <w:tcPr>
            <w:tcW w:w="2600" w:type="dxa"/>
            <w:tcMar>
              <w:top w:w="60" w:type="dxa"/>
              <w:left w:w="90" w:type="dxa"/>
              <w:bottom w:w="60" w:type="dxa"/>
              <w:right w:w="90" w:type="dxa"/>
            </w:tcMar>
            <w:vAlign w:val="center"/>
          </w:tcPr>
          <w:p w14:paraId="4696FFA4"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valeur_prevue</w:t>
            </w:r>
            <w:proofErr w:type="spellEnd"/>
          </w:p>
        </w:tc>
        <w:tc>
          <w:tcPr>
            <w:tcW w:w="1600" w:type="dxa"/>
            <w:tcMar>
              <w:top w:w="60" w:type="dxa"/>
              <w:left w:w="90" w:type="dxa"/>
              <w:bottom w:w="60" w:type="dxa"/>
              <w:right w:w="90" w:type="dxa"/>
            </w:tcMar>
            <w:vAlign w:val="center"/>
          </w:tcPr>
          <w:p w14:paraId="29DA1E0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Nombre</w:t>
            </w:r>
          </w:p>
        </w:tc>
        <w:tc>
          <w:tcPr>
            <w:tcW w:w="5600" w:type="dxa"/>
            <w:tcMar>
              <w:top w:w="60" w:type="dxa"/>
              <w:left w:w="90" w:type="dxa"/>
              <w:bottom w:w="60" w:type="dxa"/>
              <w:right w:w="90" w:type="dxa"/>
            </w:tcMar>
            <w:vAlign w:val="center"/>
          </w:tcPr>
          <w:p w14:paraId="2FBFD30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Cible visée</w:t>
            </w:r>
          </w:p>
        </w:tc>
      </w:tr>
      <w:tr w:rsidR="00654214" w:rsidRPr="00D5621A" w14:paraId="185A0297" w14:textId="77777777">
        <w:tc>
          <w:tcPr>
            <w:tcW w:w="2600" w:type="dxa"/>
            <w:shd w:val="clear" w:color="auto" w:fill="EAF1E8"/>
            <w:tcMar>
              <w:top w:w="60" w:type="dxa"/>
              <w:left w:w="90" w:type="dxa"/>
              <w:bottom w:w="60" w:type="dxa"/>
              <w:right w:w="90" w:type="dxa"/>
            </w:tcMar>
            <w:vAlign w:val="center"/>
          </w:tcPr>
          <w:p w14:paraId="68B52A97"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valeur_realisee</w:t>
            </w:r>
            <w:proofErr w:type="spellEnd"/>
          </w:p>
        </w:tc>
        <w:tc>
          <w:tcPr>
            <w:tcW w:w="1600" w:type="dxa"/>
            <w:shd w:val="clear" w:color="auto" w:fill="EAF1E8"/>
            <w:tcMar>
              <w:top w:w="60" w:type="dxa"/>
              <w:left w:w="90" w:type="dxa"/>
              <w:bottom w:w="60" w:type="dxa"/>
              <w:right w:w="90" w:type="dxa"/>
            </w:tcMar>
            <w:vAlign w:val="center"/>
          </w:tcPr>
          <w:p w14:paraId="092FE05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Nombre</w:t>
            </w:r>
          </w:p>
        </w:tc>
        <w:tc>
          <w:tcPr>
            <w:tcW w:w="5600" w:type="dxa"/>
            <w:shd w:val="clear" w:color="auto" w:fill="EAF1E8"/>
            <w:tcMar>
              <w:top w:w="60" w:type="dxa"/>
              <w:left w:w="90" w:type="dxa"/>
              <w:bottom w:w="60" w:type="dxa"/>
              <w:right w:w="90" w:type="dxa"/>
            </w:tcMar>
            <w:vAlign w:val="center"/>
          </w:tcPr>
          <w:p w14:paraId="0CBF0CC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Valeur constatée, mise à jour à chaque collecte</w:t>
            </w:r>
          </w:p>
        </w:tc>
      </w:tr>
      <w:tr w:rsidR="00654214" w:rsidRPr="00D5621A" w14:paraId="15DC5F27" w14:textId="77777777">
        <w:tc>
          <w:tcPr>
            <w:tcW w:w="2600" w:type="dxa"/>
            <w:tcMar>
              <w:top w:w="60" w:type="dxa"/>
              <w:left w:w="90" w:type="dxa"/>
              <w:bottom w:w="60" w:type="dxa"/>
              <w:right w:w="90" w:type="dxa"/>
            </w:tcMar>
            <w:vAlign w:val="center"/>
          </w:tcPr>
          <w:p w14:paraId="50221B98"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frequence_collecte</w:t>
            </w:r>
            <w:proofErr w:type="spellEnd"/>
          </w:p>
        </w:tc>
        <w:tc>
          <w:tcPr>
            <w:tcW w:w="1600" w:type="dxa"/>
            <w:tcMar>
              <w:top w:w="60" w:type="dxa"/>
              <w:left w:w="90" w:type="dxa"/>
              <w:bottom w:w="60" w:type="dxa"/>
              <w:right w:w="90" w:type="dxa"/>
            </w:tcMar>
            <w:vAlign w:val="center"/>
          </w:tcPr>
          <w:p w14:paraId="47896DA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tcMar>
              <w:top w:w="60" w:type="dxa"/>
              <w:left w:w="90" w:type="dxa"/>
              <w:bottom w:w="60" w:type="dxa"/>
              <w:right w:w="90" w:type="dxa"/>
            </w:tcMar>
            <w:vAlign w:val="center"/>
          </w:tcPr>
          <w:p w14:paraId="7E40C54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Mensuelle / Trimestrielle / Annuelle</w:t>
            </w:r>
          </w:p>
        </w:tc>
      </w:tr>
      <w:tr w:rsidR="00654214" w:rsidRPr="00D5621A" w14:paraId="1FCA750C" w14:textId="77777777">
        <w:tc>
          <w:tcPr>
            <w:tcW w:w="2600" w:type="dxa"/>
            <w:shd w:val="clear" w:color="auto" w:fill="EAF1E8"/>
            <w:tcMar>
              <w:top w:w="60" w:type="dxa"/>
              <w:left w:w="90" w:type="dxa"/>
              <w:bottom w:w="60" w:type="dxa"/>
              <w:right w:w="90" w:type="dxa"/>
            </w:tcMar>
            <w:vAlign w:val="center"/>
          </w:tcPr>
          <w:p w14:paraId="423B1D7B"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source_verification</w:t>
            </w:r>
            <w:proofErr w:type="spellEnd"/>
          </w:p>
        </w:tc>
        <w:tc>
          <w:tcPr>
            <w:tcW w:w="1600" w:type="dxa"/>
            <w:shd w:val="clear" w:color="auto" w:fill="EAF1E8"/>
            <w:tcMar>
              <w:top w:w="60" w:type="dxa"/>
              <w:left w:w="90" w:type="dxa"/>
              <w:bottom w:w="60" w:type="dxa"/>
              <w:right w:w="90" w:type="dxa"/>
            </w:tcMar>
            <w:vAlign w:val="center"/>
          </w:tcPr>
          <w:p w14:paraId="70E6C80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6093C3C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Ex. : rapport d'activité, rapport de suivi, enquête terrain</w:t>
            </w:r>
          </w:p>
        </w:tc>
      </w:tr>
      <w:tr w:rsidR="00654214" w:rsidRPr="00D5621A" w14:paraId="568DE215" w14:textId="77777777">
        <w:tc>
          <w:tcPr>
            <w:tcW w:w="2600" w:type="dxa"/>
            <w:tcMar>
              <w:top w:w="60" w:type="dxa"/>
              <w:left w:w="90" w:type="dxa"/>
              <w:bottom w:w="60" w:type="dxa"/>
              <w:right w:w="90" w:type="dxa"/>
            </w:tcMar>
            <w:vAlign w:val="center"/>
          </w:tcPr>
          <w:p w14:paraId="34F91956"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responsable_collecte</w:t>
            </w:r>
            <w:proofErr w:type="spellEnd"/>
          </w:p>
        </w:tc>
        <w:tc>
          <w:tcPr>
            <w:tcW w:w="1600" w:type="dxa"/>
            <w:tcMar>
              <w:top w:w="60" w:type="dxa"/>
              <w:left w:w="90" w:type="dxa"/>
              <w:bottom w:w="60" w:type="dxa"/>
              <w:right w:w="90" w:type="dxa"/>
            </w:tcMar>
            <w:vAlign w:val="center"/>
          </w:tcPr>
          <w:p w14:paraId="534DD92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N-1 → INTERVENANT</w:t>
            </w:r>
          </w:p>
        </w:tc>
        <w:tc>
          <w:tcPr>
            <w:tcW w:w="5600" w:type="dxa"/>
            <w:tcMar>
              <w:top w:w="60" w:type="dxa"/>
              <w:left w:w="90" w:type="dxa"/>
              <w:bottom w:w="60" w:type="dxa"/>
              <w:right w:w="90" w:type="dxa"/>
            </w:tcMar>
            <w:vAlign w:val="center"/>
          </w:tcPr>
          <w:p w14:paraId="6C8F7524" w14:textId="77777777" w:rsidR="00654214" w:rsidRPr="00D5621A" w:rsidRDefault="00654214" w:rsidP="00D5621A">
            <w:pPr>
              <w:jc w:val="both"/>
              <w:rPr>
                <w:rFonts w:ascii="Cambria" w:hAnsi="Cambria"/>
                <w:sz w:val="24"/>
                <w:szCs w:val="24"/>
              </w:rPr>
            </w:pPr>
          </w:p>
        </w:tc>
      </w:tr>
      <w:tr w:rsidR="00654214" w:rsidRPr="00D5621A" w14:paraId="1EF17B05" w14:textId="77777777">
        <w:tc>
          <w:tcPr>
            <w:tcW w:w="2600" w:type="dxa"/>
            <w:shd w:val="clear" w:color="auto" w:fill="EAF1E8"/>
            <w:tcMar>
              <w:top w:w="60" w:type="dxa"/>
              <w:left w:w="90" w:type="dxa"/>
              <w:bottom w:w="60" w:type="dxa"/>
              <w:right w:w="90" w:type="dxa"/>
            </w:tcMar>
            <w:vAlign w:val="center"/>
          </w:tcPr>
          <w:p w14:paraId="1C27312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statut</w:t>
            </w:r>
          </w:p>
        </w:tc>
        <w:tc>
          <w:tcPr>
            <w:tcW w:w="1600" w:type="dxa"/>
            <w:shd w:val="clear" w:color="auto" w:fill="EAF1E8"/>
            <w:tcMar>
              <w:top w:w="60" w:type="dxa"/>
              <w:left w:w="90" w:type="dxa"/>
              <w:bottom w:w="60" w:type="dxa"/>
              <w:right w:w="90" w:type="dxa"/>
            </w:tcMar>
            <w:vAlign w:val="center"/>
          </w:tcPr>
          <w:p w14:paraId="2695396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 (calculé)</w:t>
            </w:r>
          </w:p>
        </w:tc>
        <w:tc>
          <w:tcPr>
            <w:tcW w:w="5600" w:type="dxa"/>
            <w:shd w:val="clear" w:color="auto" w:fill="EAF1E8"/>
            <w:tcMar>
              <w:top w:w="60" w:type="dxa"/>
              <w:left w:w="90" w:type="dxa"/>
              <w:bottom w:w="60" w:type="dxa"/>
              <w:right w:w="90" w:type="dxa"/>
            </w:tcMar>
            <w:vAlign w:val="center"/>
          </w:tcPr>
          <w:p w14:paraId="45C7D98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Atteint / Non atteint / En cours</w:t>
            </w:r>
          </w:p>
        </w:tc>
      </w:tr>
      <w:tr w:rsidR="00654214" w:rsidRPr="00D5621A" w14:paraId="555ABFF3" w14:textId="77777777">
        <w:tc>
          <w:tcPr>
            <w:tcW w:w="2600" w:type="dxa"/>
            <w:tcMar>
              <w:top w:w="60" w:type="dxa"/>
              <w:left w:w="90" w:type="dxa"/>
              <w:bottom w:w="60" w:type="dxa"/>
              <w:right w:w="90" w:type="dxa"/>
            </w:tcMar>
            <w:vAlign w:val="center"/>
          </w:tcPr>
          <w:p w14:paraId="31093A45"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niveau_atteinte</w:t>
            </w:r>
            <w:proofErr w:type="spellEnd"/>
          </w:p>
        </w:tc>
        <w:tc>
          <w:tcPr>
            <w:tcW w:w="1600" w:type="dxa"/>
            <w:tcMar>
              <w:top w:w="60" w:type="dxa"/>
              <w:left w:w="90" w:type="dxa"/>
              <w:bottom w:w="60" w:type="dxa"/>
              <w:right w:w="90" w:type="dxa"/>
            </w:tcMar>
            <w:vAlign w:val="center"/>
          </w:tcPr>
          <w:p w14:paraId="4A0D3F8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(calculé)</w:t>
            </w:r>
          </w:p>
        </w:tc>
        <w:tc>
          <w:tcPr>
            <w:tcW w:w="5600" w:type="dxa"/>
            <w:tcMar>
              <w:top w:w="60" w:type="dxa"/>
              <w:left w:w="90" w:type="dxa"/>
              <w:bottom w:w="60" w:type="dxa"/>
              <w:right w:w="90" w:type="dxa"/>
            </w:tcMar>
            <w:vAlign w:val="center"/>
          </w:tcPr>
          <w:p w14:paraId="794B35C5"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valeur_realisee</w:t>
            </w:r>
            <w:proofErr w:type="spellEnd"/>
            <w:r w:rsidRPr="00D5621A">
              <w:rPr>
                <w:rFonts w:ascii="Cambria" w:eastAsia="Calibri" w:hAnsi="Cambria" w:cs="Calibri"/>
                <w:color w:val="000000"/>
                <w:sz w:val="24"/>
                <w:szCs w:val="24"/>
              </w:rPr>
              <w:t xml:space="preserve"> ÷ </w:t>
            </w:r>
            <w:proofErr w:type="spellStart"/>
            <w:r w:rsidRPr="00D5621A">
              <w:rPr>
                <w:rFonts w:ascii="Cambria" w:eastAsia="Calibri" w:hAnsi="Cambria" w:cs="Calibri"/>
                <w:color w:val="000000"/>
                <w:sz w:val="24"/>
                <w:szCs w:val="24"/>
              </w:rPr>
              <w:t>valeur_prevue</w:t>
            </w:r>
            <w:proofErr w:type="spellEnd"/>
          </w:p>
        </w:tc>
      </w:tr>
    </w:tbl>
    <w:p w14:paraId="1582B103" w14:textId="77777777" w:rsidR="00654214" w:rsidRPr="00D5621A" w:rsidRDefault="00654214" w:rsidP="00D5621A">
      <w:pPr>
        <w:spacing w:after="200"/>
        <w:jc w:val="both"/>
        <w:rPr>
          <w:rFonts w:ascii="Cambria" w:hAnsi="Cambria"/>
          <w:sz w:val="24"/>
          <w:szCs w:val="24"/>
        </w:rPr>
      </w:pPr>
    </w:p>
    <w:p w14:paraId="51CD6A80" w14:textId="77777777" w:rsidR="00654214" w:rsidRPr="00D5621A" w:rsidRDefault="00C570FC" w:rsidP="00D5621A">
      <w:pPr>
        <w:pStyle w:val="Titre3"/>
        <w:spacing w:before="200" w:after="100"/>
        <w:jc w:val="both"/>
        <w:rPr>
          <w:rFonts w:ascii="Cambria" w:hAnsi="Cambria"/>
        </w:rPr>
      </w:pPr>
      <w:bookmarkStart w:id="60" w:name="_Toc237032894"/>
      <w:r w:rsidRPr="00D5621A">
        <w:rPr>
          <w:rFonts w:ascii="Cambria" w:eastAsia="Calibri" w:hAnsi="Cambria" w:cs="Calibri"/>
          <w:b/>
          <w:bCs/>
          <w:color w:val="2E7D32"/>
        </w:rPr>
        <w:t>8. INTERVENANT (Équipe / Responsable de mise en œuvre)</w:t>
      </w:r>
      <w:bookmarkEnd w:id="60"/>
    </w:p>
    <w:p w14:paraId="507B82FF"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Personne ou équipe en charge de la mise en œuvre d'une ou plusieurs activités ; peut être associée à un ou plusieurs projets.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600"/>
      </w:tblGrid>
      <w:tr w:rsidR="00654214" w:rsidRPr="00D5621A" w14:paraId="1EA6CEB7" w14:textId="77777777">
        <w:trPr>
          <w:tblHeader/>
        </w:trPr>
        <w:tc>
          <w:tcPr>
            <w:tcW w:w="2600" w:type="dxa"/>
            <w:shd w:val="clear" w:color="auto" w:fill="1F3864"/>
            <w:tcMar>
              <w:top w:w="60" w:type="dxa"/>
              <w:left w:w="90" w:type="dxa"/>
              <w:bottom w:w="60" w:type="dxa"/>
              <w:right w:w="90" w:type="dxa"/>
            </w:tcMar>
            <w:vAlign w:val="center"/>
          </w:tcPr>
          <w:p w14:paraId="2D5D49F4"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6EEADCE5"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4329336E"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2366F214" w14:textId="77777777">
        <w:tc>
          <w:tcPr>
            <w:tcW w:w="2600" w:type="dxa"/>
            <w:tcMar>
              <w:top w:w="60" w:type="dxa"/>
              <w:left w:w="90" w:type="dxa"/>
              <w:bottom w:w="60" w:type="dxa"/>
              <w:right w:w="90" w:type="dxa"/>
            </w:tcMar>
            <w:vAlign w:val="center"/>
          </w:tcPr>
          <w:p w14:paraId="00550E76"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id_intervenant</w:t>
            </w:r>
            <w:proofErr w:type="spellEnd"/>
          </w:p>
        </w:tc>
        <w:tc>
          <w:tcPr>
            <w:tcW w:w="1600" w:type="dxa"/>
            <w:tcMar>
              <w:top w:w="60" w:type="dxa"/>
              <w:left w:w="90" w:type="dxa"/>
              <w:bottom w:w="60" w:type="dxa"/>
              <w:right w:w="90" w:type="dxa"/>
            </w:tcMar>
            <w:vAlign w:val="center"/>
          </w:tcPr>
          <w:p w14:paraId="5A187F6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78DBCD7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w:t>
            </w:r>
          </w:p>
        </w:tc>
      </w:tr>
      <w:tr w:rsidR="00654214" w:rsidRPr="00D5621A" w14:paraId="2D42AE69" w14:textId="77777777">
        <w:tc>
          <w:tcPr>
            <w:tcW w:w="2600" w:type="dxa"/>
            <w:shd w:val="clear" w:color="auto" w:fill="EAF1E8"/>
            <w:tcMar>
              <w:top w:w="60" w:type="dxa"/>
              <w:left w:w="90" w:type="dxa"/>
              <w:bottom w:w="60" w:type="dxa"/>
              <w:right w:w="90" w:type="dxa"/>
            </w:tcMar>
            <w:vAlign w:val="center"/>
          </w:tcPr>
          <w:p w14:paraId="3F61AFA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nom / </w:t>
            </w:r>
            <w:proofErr w:type="spellStart"/>
            <w:r w:rsidRPr="00D5621A">
              <w:rPr>
                <w:rFonts w:ascii="Cambria" w:eastAsia="Calibri" w:hAnsi="Cambria" w:cs="Calibri"/>
                <w:color w:val="000000"/>
                <w:sz w:val="24"/>
                <w:szCs w:val="24"/>
              </w:rPr>
              <w:t>prenom</w:t>
            </w:r>
            <w:proofErr w:type="spellEnd"/>
          </w:p>
        </w:tc>
        <w:tc>
          <w:tcPr>
            <w:tcW w:w="1600" w:type="dxa"/>
            <w:shd w:val="clear" w:color="auto" w:fill="EAF1E8"/>
            <w:tcMar>
              <w:top w:w="60" w:type="dxa"/>
              <w:left w:w="90" w:type="dxa"/>
              <w:bottom w:w="60" w:type="dxa"/>
              <w:right w:w="90" w:type="dxa"/>
            </w:tcMar>
            <w:vAlign w:val="center"/>
          </w:tcPr>
          <w:p w14:paraId="219B561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5F432080" w14:textId="77777777" w:rsidR="00654214" w:rsidRPr="00D5621A" w:rsidRDefault="00654214" w:rsidP="00D5621A">
            <w:pPr>
              <w:jc w:val="both"/>
              <w:rPr>
                <w:rFonts w:ascii="Cambria" w:hAnsi="Cambria"/>
                <w:sz w:val="24"/>
                <w:szCs w:val="24"/>
              </w:rPr>
            </w:pPr>
          </w:p>
        </w:tc>
      </w:tr>
      <w:tr w:rsidR="00654214" w:rsidRPr="00D5621A" w14:paraId="5CC4A35B" w14:textId="77777777">
        <w:tc>
          <w:tcPr>
            <w:tcW w:w="2600" w:type="dxa"/>
            <w:tcMar>
              <w:top w:w="60" w:type="dxa"/>
              <w:left w:w="90" w:type="dxa"/>
              <w:bottom w:w="60" w:type="dxa"/>
              <w:right w:w="90" w:type="dxa"/>
            </w:tcMar>
            <w:vAlign w:val="center"/>
          </w:tcPr>
          <w:p w14:paraId="7229B8C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fonction</w:t>
            </w:r>
          </w:p>
        </w:tc>
        <w:tc>
          <w:tcPr>
            <w:tcW w:w="1600" w:type="dxa"/>
            <w:tcMar>
              <w:top w:w="60" w:type="dxa"/>
              <w:left w:w="90" w:type="dxa"/>
              <w:bottom w:w="60" w:type="dxa"/>
              <w:right w:w="90" w:type="dxa"/>
            </w:tcMar>
            <w:vAlign w:val="center"/>
          </w:tcPr>
          <w:p w14:paraId="45A3755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tcMar>
              <w:top w:w="60" w:type="dxa"/>
              <w:left w:w="90" w:type="dxa"/>
              <w:bottom w:w="60" w:type="dxa"/>
              <w:right w:w="90" w:type="dxa"/>
            </w:tcMar>
            <w:vAlign w:val="center"/>
          </w:tcPr>
          <w:p w14:paraId="2AD8DDE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Ex. : Chef de projet, Animateur, Chargé de suivi-évaluation</w:t>
            </w:r>
          </w:p>
        </w:tc>
      </w:tr>
      <w:tr w:rsidR="00654214" w:rsidRPr="00D5621A" w14:paraId="78704693" w14:textId="77777777">
        <w:tc>
          <w:tcPr>
            <w:tcW w:w="2600" w:type="dxa"/>
            <w:shd w:val="clear" w:color="auto" w:fill="EAF1E8"/>
            <w:tcMar>
              <w:top w:w="60" w:type="dxa"/>
              <w:left w:w="90" w:type="dxa"/>
              <w:bottom w:w="60" w:type="dxa"/>
              <w:right w:w="90" w:type="dxa"/>
            </w:tcMar>
            <w:vAlign w:val="center"/>
          </w:tcPr>
          <w:p w14:paraId="7EBBB0BF"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projets_associes</w:t>
            </w:r>
            <w:proofErr w:type="spellEnd"/>
          </w:p>
        </w:tc>
        <w:tc>
          <w:tcPr>
            <w:tcW w:w="1600" w:type="dxa"/>
            <w:shd w:val="clear" w:color="auto" w:fill="EAF1E8"/>
            <w:tcMar>
              <w:top w:w="60" w:type="dxa"/>
              <w:left w:w="90" w:type="dxa"/>
              <w:bottom w:w="60" w:type="dxa"/>
              <w:right w:w="90" w:type="dxa"/>
            </w:tcMar>
            <w:vAlign w:val="center"/>
          </w:tcPr>
          <w:p w14:paraId="017895A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N-N → PROJET</w:t>
            </w:r>
          </w:p>
        </w:tc>
        <w:tc>
          <w:tcPr>
            <w:tcW w:w="5600" w:type="dxa"/>
            <w:shd w:val="clear" w:color="auto" w:fill="EAF1E8"/>
            <w:tcMar>
              <w:top w:w="60" w:type="dxa"/>
              <w:left w:w="90" w:type="dxa"/>
              <w:bottom w:w="60" w:type="dxa"/>
              <w:right w:w="90" w:type="dxa"/>
            </w:tcMar>
            <w:vAlign w:val="center"/>
          </w:tcPr>
          <w:p w14:paraId="0A123B0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Un intervenant peut travailler sur plusieurs projets</w:t>
            </w:r>
          </w:p>
        </w:tc>
      </w:tr>
      <w:tr w:rsidR="00654214" w:rsidRPr="00D5621A" w14:paraId="03F34078" w14:textId="77777777">
        <w:tc>
          <w:tcPr>
            <w:tcW w:w="2600" w:type="dxa"/>
            <w:tcMar>
              <w:top w:w="60" w:type="dxa"/>
              <w:left w:w="90" w:type="dxa"/>
              <w:bottom w:w="60" w:type="dxa"/>
              <w:right w:w="90" w:type="dxa"/>
            </w:tcMar>
            <w:vAlign w:val="center"/>
          </w:tcPr>
          <w:p w14:paraId="06506D7B"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activites_associees</w:t>
            </w:r>
            <w:proofErr w:type="spellEnd"/>
          </w:p>
        </w:tc>
        <w:tc>
          <w:tcPr>
            <w:tcW w:w="1600" w:type="dxa"/>
            <w:tcMar>
              <w:top w:w="60" w:type="dxa"/>
              <w:left w:w="90" w:type="dxa"/>
              <w:bottom w:w="60" w:type="dxa"/>
              <w:right w:w="90" w:type="dxa"/>
            </w:tcMar>
            <w:vAlign w:val="center"/>
          </w:tcPr>
          <w:p w14:paraId="5684AB2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N-N → ACTIVITÉ</w:t>
            </w:r>
          </w:p>
        </w:tc>
        <w:tc>
          <w:tcPr>
            <w:tcW w:w="5600" w:type="dxa"/>
            <w:tcMar>
              <w:top w:w="60" w:type="dxa"/>
              <w:left w:w="90" w:type="dxa"/>
              <w:bottom w:w="60" w:type="dxa"/>
              <w:right w:w="90" w:type="dxa"/>
            </w:tcMar>
            <w:vAlign w:val="center"/>
          </w:tcPr>
          <w:p w14:paraId="3AA5C13E" w14:textId="77777777" w:rsidR="00654214" w:rsidRPr="00D5621A" w:rsidRDefault="00654214" w:rsidP="00D5621A">
            <w:pPr>
              <w:jc w:val="both"/>
              <w:rPr>
                <w:rFonts w:ascii="Cambria" w:hAnsi="Cambria"/>
                <w:sz w:val="24"/>
                <w:szCs w:val="24"/>
              </w:rPr>
            </w:pPr>
          </w:p>
        </w:tc>
      </w:tr>
      <w:tr w:rsidR="00654214" w:rsidRPr="00D5621A" w14:paraId="7BCEFE31" w14:textId="77777777">
        <w:tc>
          <w:tcPr>
            <w:tcW w:w="2600" w:type="dxa"/>
            <w:shd w:val="clear" w:color="auto" w:fill="EAF1E8"/>
            <w:tcMar>
              <w:top w:w="60" w:type="dxa"/>
              <w:left w:w="90" w:type="dxa"/>
              <w:bottom w:w="60" w:type="dxa"/>
              <w:right w:w="90" w:type="dxa"/>
            </w:tcMar>
            <w:vAlign w:val="center"/>
          </w:tcPr>
          <w:p w14:paraId="25FCE00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contact</w:t>
            </w:r>
          </w:p>
        </w:tc>
        <w:tc>
          <w:tcPr>
            <w:tcW w:w="1600" w:type="dxa"/>
            <w:shd w:val="clear" w:color="auto" w:fill="EAF1E8"/>
            <w:tcMar>
              <w:top w:w="60" w:type="dxa"/>
              <w:left w:w="90" w:type="dxa"/>
              <w:bottom w:w="60" w:type="dxa"/>
              <w:right w:w="90" w:type="dxa"/>
            </w:tcMar>
            <w:vAlign w:val="center"/>
          </w:tcPr>
          <w:p w14:paraId="712A913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091167F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Téléphone / email</w:t>
            </w:r>
          </w:p>
        </w:tc>
      </w:tr>
    </w:tbl>
    <w:p w14:paraId="4EFAA139" w14:textId="77777777" w:rsidR="00654214" w:rsidRPr="00D5621A" w:rsidRDefault="00654214" w:rsidP="00D5621A">
      <w:pPr>
        <w:spacing w:after="200"/>
        <w:jc w:val="both"/>
        <w:rPr>
          <w:rFonts w:ascii="Cambria" w:hAnsi="Cambria"/>
          <w:sz w:val="24"/>
          <w:szCs w:val="24"/>
        </w:rPr>
      </w:pPr>
    </w:p>
    <w:p w14:paraId="0007F8A1" w14:textId="77777777" w:rsidR="00654214" w:rsidRPr="00D5621A" w:rsidRDefault="00C570FC" w:rsidP="00D5621A">
      <w:pPr>
        <w:pStyle w:val="Titre3"/>
        <w:spacing w:before="200" w:after="100"/>
        <w:jc w:val="both"/>
        <w:rPr>
          <w:rFonts w:ascii="Cambria" w:hAnsi="Cambria"/>
        </w:rPr>
      </w:pPr>
      <w:bookmarkStart w:id="61" w:name="_Toc237032895"/>
      <w:r w:rsidRPr="00D5621A">
        <w:rPr>
          <w:rFonts w:ascii="Cambria" w:eastAsia="Calibri" w:hAnsi="Cambria" w:cs="Calibri"/>
          <w:b/>
          <w:bCs/>
          <w:color w:val="2E7D32"/>
        </w:rPr>
        <w:t>9. PARTENAIRE</w:t>
      </w:r>
      <w:bookmarkEnd w:id="61"/>
    </w:p>
    <w:p w14:paraId="4CD9E1B3"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Enregistré indépendamment, puis rattaché à un ou plusieurs projets.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600"/>
      </w:tblGrid>
      <w:tr w:rsidR="00654214" w:rsidRPr="00D5621A" w14:paraId="088A5AFA" w14:textId="77777777">
        <w:trPr>
          <w:tblHeader/>
        </w:trPr>
        <w:tc>
          <w:tcPr>
            <w:tcW w:w="2600" w:type="dxa"/>
            <w:shd w:val="clear" w:color="auto" w:fill="1F3864"/>
            <w:tcMar>
              <w:top w:w="60" w:type="dxa"/>
              <w:left w:w="90" w:type="dxa"/>
              <w:bottom w:w="60" w:type="dxa"/>
              <w:right w:w="90" w:type="dxa"/>
            </w:tcMar>
            <w:vAlign w:val="center"/>
          </w:tcPr>
          <w:p w14:paraId="5DB4661F"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6CBE8F6C"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65910C1B"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11BA0C18" w14:textId="77777777">
        <w:tc>
          <w:tcPr>
            <w:tcW w:w="2600" w:type="dxa"/>
            <w:tcMar>
              <w:top w:w="60" w:type="dxa"/>
              <w:left w:w="90" w:type="dxa"/>
              <w:bottom w:w="60" w:type="dxa"/>
              <w:right w:w="90" w:type="dxa"/>
            </w:tcMar>
            <w:vAlign w:val="center"/>
          </w:tcPr>
          <w:p w14:paraId="3ED0E344"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id_partenaire</w:t>
            </w:r>
            <w:proofErr w:type="spellEnd"/>
          </w:p>
        </w:tc>
        <w:tc>
          <w:tcPr>
            <w:tcW w:w="1600" w:type="dxa"/>
            <w:tcMar>
              <w:top w:w="60" w:type="dxa"/>
              <w:left w:w="90" w:type="dxa"/>
              <w:bottom w:w="60" w:type="dxa"/>
              <w:right w:w="90" w:type="dxa"/>
            </w:tcMar>
            <w:vAlign w:val="center"/>
          </w:tcPr>
          <w:p w14:paraId="6EAB754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42BE186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w:t>
            </w:r>
          </w:p>
        </w:tc>
      </w:tr>
      <w:tr w:rsidR="00654214" w:rsidRPr="00D5621A" w14:paraId="1901343B" w14:textId="77777777">
        <w:tc>
          <w:tcPr>
            <w:tcW w:w="2600" w:type="dxa"/>
            <w:shd w:val="clear" w:color="auto" w:fill="EAF1E8"/>
            <w:tcMar>
              <w:top w:w="60" w:type="dxa"/>
              <w:left w:w="90" w:type="dxa"/>
              <w:bottom w:w="60" w:type="dxa"/>
              <w:right w:w="90" w:type="dxa"/>
            </w:tcMar>
            <w:vAlign w:val="center"/>
          </w:tcPr>
          <w:p w14:paraId="296EB9C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nom</w:t>
            </w:r>
          </w:p>
        </w:tc>
        <w:tc>
          <w:tcPr>
            <w:tcW w:w="1600" w:type="dxa"/>
            <w:shd w:val="clear" w:color="auto" w:fill="EAF1E8"/>
            <w:tcMar>
              <w:top w:w="60" w:type="dxa"/>
              <w:left w:w="90" w:type="dxa"/>
              <w:bottom w:w="60" w:type="dxa"/>
              <w:right w:w="90" w:type="dxa"/>
            </w:tcMar>
            <w:vAlign w:val="center"/>
          </w:tcPr>
          <w:p w14:paraId="17DAD97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41D4BA70" w14:textId="77777777" w:rsidR="00654214" w:rsidRPr="00D5621A" w:rsidRDefault="00654214" w:rsidP="00D5621A">
            <w:pPr>
              <w:jc w:val="both"/>
              <w:rPr>
                <w:rFonts w:ascii="Cambria" w:hAnsi="Cambria"/>
                <w:sz w:val="24"/>
                <w:szCs w:val="24"/>
              </w:rPr>
            </w:pPr>
          </w:p>
        </w:tc>
      </w:tr>
      <w:tr w:rsidR="00654214" w:rsidRPr="00D5621A" w14:paraId="684F246F" w14:textId="77777777">
        <w:tc>
          <w:tcPr>
            <w:tcW w:w="2600" w:type="dxa"/>
            <w:tcMar>
              <w:top w:w="60" w:type="dxa"/>
              <w:left w:w="90" w:type="dxa"/>
              <w:bottom w:w="60" w:type="dxa"/>
              <w:right w:w="90" w:type="dxa"/>
            </w:tcMar>
            <w:vAlign w:val="center"/>
          </w:tcPr>
          <w:p w14:paraId="5E3D713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type</w:t>
            </w:r>
          </w:p>
        </w:tc>
        <w:tc>
          <w:tcPr>
            <w:tcW w:w="1600" w:type="dxa"/>
            <w:tcMar>
              <w:top w:w="60" w:type="dxa"/>
              <w:left w:w="90" w:type="dxa"/>
              <w:bottom w:w="60" w:type="dxa"/>
              <w:right w:w="90" w:type="dxa"/>
            </w:tcMar>
            <w:vAlign w:val="center"/>
          </w:tcPr>
          <w:p w14:paraId="762DCE4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tcMar>
              <w:top w:w="60" w:type="dxa"/>
              <w:left w:w="90" w:type="dxa"/>
              <w:bottom w:w="60" w:type="dxa"/>
              <w:right w:w="90" w:type="dxa"/>
            </w:tcMar>
            <w:vAlign w:val="center"/>
          </w:tcPr>
          <w:p w14:paraId="5650796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Partenaire technique / de mise en œuvre / collectivité territoriale, etc.</w:t>
            </w:r>
          </w:p>
        </w:tc>
      </w:tr>
      <w:tr w:rsidR="00654214" w:rsidRPr="00D5621A" w14:paraId="669A1E22" w14:textId="77777777">
        <w:tc>
          <w:tcPr>
            <w:tcW w:w="2600" w:type="dxa"/>
            <w:shd w:val="clear" w:color="auto" w:fill="EAF1E8"/>
            <w:tcMar>
              <w:top w:w="60" w:type="dxa"/>
              <w:left w:w="90" w:type="dxa"/>
              <w:bottom w:w="60" w:type="dxa"/>
              <w:right w:w="90" w:type="dxa"/>
            </w:tcMar>
            <w:vAlign w:val="center"/>
          </w:tcPr>
          <w:p w14:paraId="3F35AE5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contact</w:t>
            </w:r>
          </w:p>
        </w:tc>
        <w:tc>
          <w:tcPr>
            <w:tcW w:w="1600" w:type="dxa"/>
            <w:shd w:val="clear" w:color="auto" w:fill="EAF1E8"/>
            <w:tcMar>
              <w:top w:w="60" w:type="dxa"/>
              <w:left w:w="90" w:type="dxa"/>
              <w:bottom w:w="60" w:type="dxa"/>
              <w:right w:w="90" w:type="dxa"/>
            </w:tcMar>
            <w:vAlign w:val="center"/>
          </w:tcPr>
          <w:p w14:paraId="096ED8D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7C8071C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Téléphone, email, personne de contact</w:t>
            </w:r>
          </w:p>
        </w:tc>
      </w:tr>
      <w:tr w:rsidR="00654214" w:rsidRPr="00D5621A" w14:paraId="0CCB7F11" w14:textId="77777777">
        <w:tc>
          <w:tcPr>
            <w:tcW w:w="2600" w:type="dxa"/>
            <w:tcMar>
              <w:top w:w="60" w:type="dxa"/>
              <w:left w:w="90" w:type="dxa"/>
              <w:bottom w:w="60" w:type="dxa"/>
              <w:right w:w="90" w:type="dxa"/>
            </w:tcMar>
            <w:vAlign w:val="center"/>
          </w:tcPr>
          <w:p w14:paraId="4182F0C4"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lastRenderedPageBreak/>
              <w:t>projets_associes</w:t>
            </w:r>
            <w:proofErr w:type="spellEnd"/>
          </w:p>
        </w:tc>
        <w:tc>
          <w:tcPr>
            <w:tcW w:w="1600" w:type="dxa"/>
            <w:tcMar>
              <w:top w:w="60" w:type="dxa"/>
              <w:left w:w="90" w:type="dxa"/>
              <w:bottom w:w="60" w:type="dxa"/>
              <w:right w:w="90" w:type="dxa"/>
            </w:tcMar>
            <w:vAlign w:val="center"/>
          </w:tcPr>
          <w:p w14:paraId="575B770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N-N → PROJET</w:t>
            </w:r>
          </w:p>
        </w:tc>
        <w:tc>
          <w:tcPr>
            <w:tcW w:w="5600" w:type="dxa"/>
            <w:tcMar>
              <w:top w:w="60" w:type="dxa"/>
              <w:left w:w="90" w:type="dxa"/>
              <w:bottom w:w="60" w:type="dxa"/>
              <w:right w:w="90" w:type="dxa"/>
            </w:tcMar>
            <w:vAlign w:val="center"/>
          </w:tcPr>
          <w:p w14:paraId="6AF3247B" w14:textId="77777777" w:rsidR="00654214" w:rsidRPr="00D5621A" w:rsidRDefault="00654214" w:rsidP="00D5621A">
            <w:pPr>
              <w:jc w:val="both"/>
              <w:rPr>
                <w:rFonts w:ascii="Cambria" w:hAnsi="Cambria"/>
                <w:sz w:val="24"/>
                <w:szCs w:val="24"/>
              </w:rPr>
            </w:pPr>
          </w:p>
        </w:tc>
      </w:tr>
    </w:tbl>
    <w:p w14:paraId="75D676BB" w14:textId="77777777" w:rsidR="00654214" w:rsidRPr="00D5621A" w:rsidRDefault="00654214" w:rsidP="00D5621A">
      <w:pPr>
        <w:spacing w:after="200"/>
        <w:jc w:val="both"/>
        <w:rPr>
          <w:rFonts w:ascii="Cambria" w:hAnsi="Cambria"/>
          <w:sz w:val="24"/>
          <w:szCs w:val="24"/>
        </w:rPr>
      </w:pPr>
    </w:p>
    <w:p w14:paraId="3F95CFAE" w14:textId="77777777" w:rsidR="00654214" w:rsidRPr="00D5621A" w:rsidRDefault="00C570FC" w:rsidP="00D5621A">
      <w:pPr>
        <w:pStyle w:val="Titre3"/>
        <w:spacing w:before="200" w:after="100"/>
        <w:jc w:val="both"/>
        <w:rPr>
          <w:rFonts w:ascii="Cambria" w:hAnsi="Cambria"/>
        </w:rPr>
      </w:pPr>
      <w:bookmarkStart w:id="62" w:name="_Toc237032896"/>
      <w:r w:rsidRPr="00D5621A">
        <w:rPr>
          <w:rFonts w:ascii="Cambria" w:eastAsia="Calibri" w:hAnsi="Cambria" w:cs="Calibri"/>
          <w:b/>
          <w:bCs/>
          <w:color w:val="2E7D32"/>
        </w:rPr>
        <w:t>10. BAILLEUR</w:t>
      </w:r>
      <w:bookmarkEnd w:id="62"/>
    </w:p>
    <w:p w14:paraId="714D27D7"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Même logique que Partenaire ; le lien au projet porte en plus le montant financé.</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600"/>
      </w:tblGrid>
      <w:tr w:rsidR="00654214" w:rsidRPr="00D5621A" w14:paraId="76350677" w14:textId="77777777">
        <w:trPr>
          <w:tblHeader/>
        </w:trPr>
        <w:tc>
          <w:tcPr>
            <w:tcW w:w="2600" w:type="dxa"/>
            <w:shd w:val="clear" w:color="auto" w:fill="1F3864"/>
            <w:tcMar>
              <w:top w:w="60" w:type="dxa"/>
              <w:left w:w="90" w:type="dxa"/>
              <w:bottom w:w="60" w:type="dxa"/>
              <w:right w:w="90" w:type="dxa"/>
            </w:tcMar>
            <w:vAlign w:val="center"/>
          </w:tcPr>
          <w:p w14:paraId="37FE56F2"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335A54DC"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2B7658AF"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56059FD4" w14:textId="77777777">
        <w:tc>
          <w:tcPr>
            <w:tcW w:w="2600" w:type="dxa"/>
            <w:tcMar>
              <w:top w:w="60" w:type="dxa"/>
              <w:left w:w="90" w:type="dxa"/>
              <w:bottom w:w="60" w:type="dxa"/>
              <w:right w:w="90" w:type="dxa"/>
            </w:tcMar>
            <w:vAlign w:val="center"/>
          </w:tcPr>
          <w:p w14:paraId="6B45FBB6"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id_bailleur</w:t>
            </w:r>
            <w:proofErr w:type="spellEnd"/>
          </w:p>
        </w:tc>
        <w:tc>
          <w:tcPr>
            <w:tcW w:w="1600" w:type="dxa"/>
            <w:tcMar>
              <w:top w:w="60" w:type="dxa"/>
              <w:left w:w="90" w:type="dxa"/>
              <w:bottom w:w="60" w:type="dxa"/>
              <w:right w:w="90" w:type="dxa"/>
            </w:tcMar>
            <w:vAlign w:val="center"/>
          </w:tcPr>
          <w:p w14:paraId="76D6785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1CD2975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w:t>
            </w:r>
          </w:p>
        </w:tc>
      </w:tr>
      <w:tr w:rsidR="00654214" w:rsidRPr="00D5621A" w14:paraId="5BF63DB5" w14:textId="77777777">
        <w:tc>
          <w:tcPr>
            <w:tcW w:w="2600" w:type="dxa"/>
            <w:shd w:val="clear" w:color="auto" w:fill="EAF1E8"/>
            <w:tcMar>
              <w:top w:w="60" w:type="dxa"/>
              <w:left w:w="90" w:type="dxa"/>
              <w:bottom w:w="60" w:type="dxa"/>
              <w:right w:w="90" w:type="dxa"/>
            </w:tcMar>
            <w:vAlign w:val="center"/>
          </w:tcPr>
          <w:p w14:paraId="30D1681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nom</w:t>
            </w:r>
          </w:p>
        </w:tc>
        <w:tc>
          <w:tcPr>
            <w:tcW w:w="1600" w:type="dxa"/>
            <w:shd w:val="clear" w:color="auto" w:fill="EAF1E8"/>
            <w:tcMar>
              <w:top w:w="60" w:type="dxa"/>
              <w:left w:w="90" w:type="dxa"/>
              <w:bottom w:w="60" w:type="dxa"/>
              <w:right w:w="90" w:type="dxa"/>
            </w:tcMar>
            <w:vAlign w:val="center"/>
          </w:tcPr>
          <w:p w14:paraId="6C92757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49B265BF" w14:textId="77777777" w:rsidR="00654214" w:rsidRPr="00D5621A" w:rsidRDefault="00654214" w:rsidP="00D5621A">
            <w:pPr>
              <w:jc w:val="both"/>
              <w:rPr>
                <w:rFonts w:ascii="Cambria" w:hAnsi="Cambria"/>
                <w:sz w:val="24"/>
                <w:szCs w:val="24"/>
              </w:rPr>
            </w:pPr>
          </w:p>
        </w:tc>
      </w:tr>
      <w:tr w:rsidR="00654214" w:rsidRPr="00D5621A" w14:paraId="4EE4D9FD" w14:textId="77777777">
        <w:tc>
          <w:tcPr>
            <w:tcW w:w="2600" w:type="dxa"/>
            <w:tcMar>
              <w:top w:w="60" w:type="dxa"/>
              <w:left w:w="90" w:type="dxa"/>
              <w:bottom w:w="60" w:type="dxa"/>
              <w:right w:w="90" w:type="dxa"/>
            </w:tcMar>
            <w:vAlign w:val="center"/>
          </w:tcPr>
          <w:p w14:paraId="10AA231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type</w:t>
            </w:r>
          </w:p>
        </w:tc>
        <w:tc>
          <w:tcPr>
            <w:tcW w:w="1600" w:type="dxa"/>
            <w:tcMar>
              <w:top w:w="60" w:type="dxa"/>
              <w:left w:w="90" w:type="dxa"/>
              <w:bottom w:w="60" w:type="dxa"/>
              <w:right w:w="90" w:type="dxa"/>
            </w:tcMar>
            <w:vAlign w:val="center"/>
          </w:tcPr>
          <w:p w14:paraId="6A1211F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tcMar>
              <w:top w:w="60" w:type="dxa"/>
              <w:left w:w="90" w:type="dxa"/>
              <w:bottom w:w="60" w:type="dxa"/>
              <w:right w:w="90" w:type="dxa"/>
            </w:tcMar>
            <w:vAlign w:val="center"/>
          </w:tcPr>
          <w:p w14:paraId="5248D37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Bailleur institutionnel, fondation, coopération bilatérale, etc.</w:t>
            </w:r>
          </w:p>
        </w:tc>
      </w:tr>
      <w:tr w:rsidR="00654214" w:rsidRPr="00D5621A" w14:paraId="69FFA656" w14:textId="77777777">
        <w:tc>
          <w:tcPr>
            <w:tcW w:w="2600" w:type="dxa"/>
            <w:shd w:val="clear" w:color="auto" w:fill="EAF1E8"/>
            <w:tcMar>
              <w:top w:w="60" w:type="dxa"/>
              <w:left w:w="90" w:type="dxa"/>
              <w:bottom w:w="60" w:type="dxa"/>
              <w:right w:w="90" w:type="dxa"/>
            </w:tcMar>
            <w:vAlign w:val="center"/>
          </w:tcPr>
          <w:p w14:paraId="3C8B986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contact</w:t>
            </w:r>
          </w:p>
        </w:tc>
        <w:tc>
          <w:tcPr>
            <w:tcW w:w="1600" w:type="dxa"/>
            <w:shd w:val="clear" w:color="auto" w:fill="EAF1E8"/>
            <w:tcMar>
              <w:top w:w="60" w:type="dxa"/>
              <w:left w:w="90" w:type="dxa"/>
              <w:bottom w:w="60" w:type="dxa"/>
              <w:right w:w="90" w:type="dxa"/>
            </w:tcMar>
            <w:vAlign w:val="center"/>
          </w:tcPr>
          <w:p w14:paraId="5261701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7F152A2B" w14:textId="77777777" w:rsidR="00654214" w:rsidRPr="00D5621A" w:rsidRDefault="00654214" w:rsidP="00D5621A">
            <w:pPr>
              <w:jc w:val="both"/>
              <w:rPr>
                <w:rFonts w:ascii="Cambria" w:hAnsi="Cambria"/>
                <w:sz w:val="24"/>
                <w:szCs w:val="24"/>
              </w:rPr>
            </w:pPr>
          </w:p>
        </w:tc>
      </w:tr>
      <w:tr w:rsidR="00654214" w:rsidRPr="00D5621A" w14:paraId="1184E4BF" w14:textId="77777777">
        <w:tc>
          <w:tcPr>
            <w:tcW w:w="2600" w:type="dxa"/>
            <w:tcMar>
              <w:top w:w="60" w:type="dxa"/>
              <w:left w:w="90" w:type="dxa"/>
              <w:bottom w:w="60" w:type="dxa"/>
              <w:right w:w="90" w:type="dxa"/>
            </w:tcMar>
            <w:vAlign w:val="center"/>
          </w:tcPr>
          <w:p w14:paraId="0F9D0EAE"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projets_associes</w:t>
            </w:r>
            <w:proofErr w:type="spellEnd"/>
          </w:p>
        </w:tc>
        <w:tc>
          <w:tcPr>
            <w:tcW w:w="1600" w:type="dxa"/>
            <w:tcMar>
              <w:top w:w="60" w:type="dxa"/>
              <w:left w:w="90" w:type="dxa"/>
              <w:bottom w:w="60" w:type="dxa"/>
              <w:right w:w="90" w:type="dxa"/>
            </w:tcMar>
            <w:vAlign w:val="center"/>
          </w:tcPr>
          <w:p w14:paraId="1748F01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N-N → PROJET</w:t>
            </w:r>
          </w:p>
        </w:tc>
        <w:tc>
          <w:tcPr>
            <w:tcW w:w="5600" w:type="dxa"/>
            <w:tcMar>
              <w:top w:w="60" w:type="dxa"/>
              <w:left w:w="90" w:type="dxa"/>
              <w:bottom w:w="60" w:type="dxa"/>
              <w:right w:w="90" w:type="dxa"/>
            </w:tcMar>
            <w:vAlign w:val="center"/>
          </w:tcPr>
          <w:p w14:paraId="642F9C1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Table de jonction avec attribut </w:t>
            </w:r>
            <w:proofErr w:type="spellStart"/>
            <w:r w:rsidRPr="00D5621A">
              <w:rPr>
                <w:rFonts w:ascii="Cambria" w:eastAsia="Calibri" w:hAnsi="Cambria" w:cs="Calibri"/>
                <w:color w:val="000000"/>
                <w:sz w:val="24"/>
                <w:szCs w:val="24"/>
              </w:rPr>
              <w:t>montant_finance</w:t>
            </w:r>
            <w:proofErr w:type="spellEnd"/>
            <w:r w:rsidRPr="00D5621A">
              <w:rPr>
                <w:rFonts w:ascii="Cambria" w:eastAsia="Calibri" w:hAnsi="Cambria" w:cs="Calibri"/>
                <w:color w:val="000000"/>
                <w:sz w:val="24"/>
                <w:szCs w:val="24"/>
              </w:rPr>
              <w:t xml:space="preserve"> par projet</w:t>
            </w:r>
          </w:p>
        </w:tc>
      </w:tr>
    </w:tbl>
    <w:p w14:paraId="32482F8E" w14:textId="77777777" w:rsidR="00654214" w:rsidRPr="00D5621A" w:rsidRDefault="00654214" w:rsidP="00D5621A">
      <w:pPr>
        <w:spacing w:after="200"/>
        <w:jc w:val="both"/>
        <w:rPr>
          <w:rFonts w:ascii="Cambria" w:hAnsi="Cambria"/>
          <w:sz w:val="24"/>
          <w:szCs w:val="24"/>
        </w:rPr>
      </w:pPr>
    </w:p>
    <w:p w14:paraId="16552EF5" w14:textId="77777777" w:rsidR="00654214" w:rsidRPr="00D5621A" w:rsidRDefault="00C570FC" w:rsidP="00D5621A">
      <w:pPr>
        <w:pStyle w:val="Titre3"/>
        <w:spacing w:before="200" w:after="100"/>
        <w:jc w:val="both"/>
        <w:rPr>
          <w:rFonts w:ascii="Cambria" w:hAnsi="Cambria"/>
        </w:rPr>
      </w:pPr>
      <w:bookmarkStart w:id="63" w:name="_Toc237032897"/>
      <w:r w:rsidRPr="00D5621A">
        <w:rPr>
          <w:rFonts w:ascii="Cambria" w:eastAsia="Calibri" w:hAnsi="Cambria" w:cs="Calibri"/>
          <w:b/>
          <w:bCs/>
          <w:color w:val="2E7D32"/>
        </w:rPr>
        <w:t>11. ZONE D'INTERVENTION</w:t>
      </w:r>
      <w:bookmarkEnd w:id="63"/>
    </w:p>
    <w:p w14:paraId="5CF734B5"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 xml:space="preserve">Découpage géographique, permet le </w:t>
      </w:r>
      <w:proofErr w:type="spellStart"/>
      <w:r w:rsidRPr="00D5621A">
        <w:rPr>
          <w:rFonts w:ascii="Cambria" w:eastAsia="Calibri" w:hAnsi="Cambria" w:cs="Calibri"/>
          <w:color w:val="000000"/>
          <w:sz w:val="24"/>
          <w:szCs w:val="24"/>
        </w:rPr>
        <w:t>mapping</w:t>
      </w:r>
      <w:proofErr w:type="spellEnd"/>
      <w:r w:rsidRPr="00D5621A">
        <w:rPr>
          <w:rFonts w:ascii="Cambria" w:eastAsia="Calibri" w:hAnsi="Cambria" w:cs="Calibri"/>
          <w:color w:val="000000"/>
          <w:sz w:val="24"/>
          <w:szCs w:val="24"/>
        </w:rPr>
        <w:t xml:space="preserve"> zones ↔ projets et les statistiques de couverture.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600"/>
      </w:tblGrid>
      <w:tr w:rsidR="00654214" w:rsidRPr="00D5621A" w14:paraId="46AA75BF" w14:textId="77777777">
        <w:trPr>
          <w:tblHeader/>
        </w:trPr>
        <w:tc>
          <w:tcPr>
            <w:tcW w:w="2600" w:type="dxa"/>
            <w:shd w:val="clear" w:color="auto" w:fill="1F3864"/>
            <w:tcMar>
              <w:top w:w="60" w:type="dxa"/>
              <w:left w:w="90" w:type="dxa"/>
              <w:bottom w:w="60" w:type="dxa"/>
              <w:right w:w="90" w:type="dxa"/>
            </w:tcMar>
            <w:vAlign w:val="center"/>
          </w:tcPr>
          <w:p w14:paraId="12ADFD71"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37E08AEE"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3C3E8CC0"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4A9B5731" w14:textId="77777777">
        <w:tc>
          <w:tcPr>
            <w:tcW w:w="2600" w:type="dxa"/>
            <w:tcMar>
              <w:top w:w="60" w:type="dxa"/>
              <w:left w:w="90" w:type="dxa"/>
              <w:bottom w:w="60" w:type="dxa"/>
              <w:right w:w="90" w:type="dxa"/>
            </w:tcMar>
            <w:vAlign w:val="center"/>
          </w:tcPr>
          <w:p w14:paraId="1473EB9E"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id_zone</w:t>
            </w:r>
            <w:proofErr w:type="spellEnd"/>
          </w:p>
        </w:tc>
        <w:tc>
          <w:tcPr>
            <w:tcW w:w="1600" w:type="dxa"/>
            <w:tcMar>
              <w:top w:w="60" w:type="dxa"/>
              <w:left w:w="90" w:type="dxa"/>
              <w:bottom w:w="60" w:type="dxa"/>
              <w:right w:w="90" w:type="dxa"/>
            </w:tcMar>
            <w:vAlign w:val="center"/>
          </w:tcPr>
          <w:p w14:paraId="3E22CDF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58442DB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w:t>
            </w:r>
          </w:p>
        </w:tc>
      </w:tr>
      <w:tr w:rsidR="00654214" w:rsidRPr="00D5621A" w14:paraId="0BBAE229" w14:textId="77777777">
        <w:tc>
          <w:tcPr>
            <w:tcW w:w="2600" w:type="dxa"/>
            <w:shd w:val="clear" w:color="auto" w:fill="EAF1E8"/>
            <w:tcMar>
              <w:top w:w="60" w:type="dxa"/>
              <w:left w:w="90" w:type="dxa"/>
              <w:bottom w:w="60" w:type="dxa"/>
              <w:right w:w="90" w:type="dxa"/>
            </w:tcMar>
            <w:vAlign w:val="center"/>
          </w:tcPr>
          <w:p w14:paraId="446CE118"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region</w:t>
            </w:r>
            <w:proofErr w:type="spellEnd"/>
          </w:p>
        </w:tc>
        <w:tc>
          <w:tcPr>
            <w:tcW w:w="1600" w:type="dxa"/>
            <w:shd w:val="clear" w:color="auto" w:fill="EAF1E8"/>
            <w:tcMar>
              <w:top w:w="60" w:type="dxa"/>
              <w:left w:w="90" w:type="dxa"/>
              <w:bottom w:w="60" w:type="dxa"/>
              <w:right w:w="90" w:type="dxa"/>
            </w:tcMar>
            <w:vAlign w:val="center"/>
          </w:tcPr>
          <w:p w14:paraId="20043DF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5DC939CA" w14:textId="77777777" w:rsidR="00654214" w:rsidRPr="00D5621A" w:rsidRDefault="00654214" w:rsidP="00D5621A">
            <w:pPr>
              <w:jc w:val="both"/>
              <w:rPr>
                <w:rFonts w:ascii="Cambria" w:hAnsi="Cambria"/>
                <w:sz w:val="24"/>
                <w:szCs w:val="24"/>
              </w:rPr>
            </w:pPr>
          </w:p>
        </w:tc>
      </w:tr>
      <w:tr w:rsidR="00654214" w:rsidRPr="00D5621A" w14:paraId="2BBAFADE" w14:textId="77777777">
        <w:tc>
          <w:tcPr>
            <w:tcW w:w="2600" w:type="dxa"/>
            <w:tcMar>
              <w:top w:w="60" w:type="dxa"/>
              <w:left w:w="90" w:type="dxa"/>
              <w:bottom w:w="60" w:type="dxa"/>
              <w:right w:w="90" w:type="dxa"/>
            </w:tcMar>
            <w:vAlign w:val="center"/>
          </w:tcPr>
          <w:p w14:paraId="1B83085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province</w:t>
            </w:r>
          </w:p>
        </w:tc>
        <w:tc>
          <w:tcPr>
            <w:tcW w:w="1600" w:type="dxa"/>
            <w:tcMar>
              <w:top w:w="60" w:type="dxa"/>
              <w:left w:w="90" w:type="dxa"/>
              <w:bottom w:w="60" w:type="dxa"/>
              <w:right w:w="90" w:type="dxa"/>
            </w:tcMar>
            <w:vAlign w:val="center"/>
          </w:tcPr>
          <w:p w14:paraId="0CE3324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tcMar>
              <w:top w:w="60" w:type="dxa"/>
              <w:left w:w="90" w:type="dxa"/>
              <w:bottom w:w="60" w:type="dxa"/>
              <w:right w:w="90" w:type="dxa"/>
            </w:tcMar>
            <w:vAlign w:val="center"/>
          </w:tcPr>
          <w:p w14:paraId="030D2E6F" w14:textId="77777777" w:rsidR="00654214" w:rsidRPr="00D5621A" w:rsidRDefault="00654214" w:rsidP="00D5621A">
            <w:pPr>
              <w:jc w:val="both"/>
              <w:rPr>
                <w:rFonts w:ascii="Cambria" w:hAnsi="Cambria"/>
                <w:sz w:val="24"/>
                <w:szCs w:val="24"/>
              </w:rPr>
            </w:pPr>
          </w:p>
        </w:tc>
      </w:tr>
      <w:tr w:rsidR="00654214" w:rsidRPr="00D5621A" w14:paraId="125B471B" w14:textId="77777777">
        <w:tc>
          <w:tcPr>
            <w:tcW w:w="2600" w:type="dxa"/>
            <w:shd w:val="clear" w:color="auto" w:fill="EAF1E8"/>
            <w:tcMar>
              <w:top w:w="60" w:type="dxa"/>
              <w:left w:w="90" w:type="dxa"/>
              <w:bottom w:w="60" w:type="dxa"/>
              <w:right w:w="90" w:type="dxa"/>
            </w:tcMar>
            <w:vAlign w:val="center"/>
          </w:tcPr>
          <w:p w14:paraId="3F36E66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commune</w:t>
            </w:r>
          </w:p>
        </w:tc>
        <w:tc>
          <w:tcPr>
            <w:tcW w:w="1600" w:type="dxa"/>
            <w:shd w:val="clear" w:color="auto" w:fill="EAF1E8"/>
            <w:tcMar>
              <w:top w:w="60" w:type="dxa"/>
              <w:left w:w="90" w:type="dxa"/>
              <w:bottom w:w="60" w:type="dxa"/>
              <w:right w:w="90" w:type="dxa"/>
            </w:tcMar>
            <w:vAlign w:val="center"/>
          </w:tcPr>
          <w:p w14:paraId="3830C58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42174913" w14:textId="77777777" w:rsidR="00654214" w:rsidRPr="00D5621A" w:rsidRDefault="00654214" w:rsidP="00D5621A">
            <w:pPr>
              <w:jc w:val="both"/>
              <w:rPr>
                <w:rFonts w:ascii="Cambria" w:hAnsi="Cambria"/>
                <w:sz w:val="24"/>
                <w:szCs w:val="24"/>
              </w:rPr>
            </w:pPr>
          </w:p>
        </w:tc>
      </w:tr>
      <w:tr w:rsidR="00654214" w:rsidRPr="00D5621A" w14:paraId="45C6B976" w14:textId="77777777">
        <w:tc>
          <w:tcPr>
            <w:tcW w:w="2600" w:type="dxa"/>
            <w:tcMar>
              <w:top w:w="60" w:type="dxa"/>
              <w:left w:w="90" w:type="dxa"/>
              <w:bottom w:w="60" w:type="dxa"/>
              <w:right w:w="90" w:type="dxa"/>
            </w:tcMar>
            <w:vAlign w:val="center"/>
          </w:tcPr>
          <w:p w14:paraId="52C38B2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village</w:t>
            </w:r>
          </w:p>
        </w:tc>
        <w:tc>
          <w:tcPr>
            <w:tcW w:w="1600" w:type="dxa"/>
            <w:tcMar>
              <w:top w:w="60" w:type="dxa"/>
              <w:left w:w="90" w:type="dxa"/>
              <w:bottom w:w="60" w:type="dxa"/>
              <w:right w:w="90" w:type="dxa"/>
            </w:tcMar>
            <w:vAlign w:val="center"/>
          </w:tcPr>
          <w:p w14:paraId="32BF62A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tcMar>
              <w:top w:w="60" w:type="dxa"/>
              <w:left w:w="90" w:type="dxa"/>
              <w:bottom w:w="60" w:type="dxa"/>
              <w:right w:w="90" w:type="dxa"/>
            </w:tcMar>
            <w:vAlign w:val="center"/>
          </w:tcPr>
          <w:p w14:paraId="7337FBE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Optionnel, niveau le plus fin</w:t>
            </w:r>
          </w:p>
        </w:tc>
      </w:tr>
      <w:tr w:rsidR="00654214" w:rsidRPr="00D5621A" w14:paraId="55E8E736" w14:textId="77777777">
        <w:tc>
          <w:tcPr>
            <w:tcW w:w="2600" w:type="dxa"/>
            <w:shd w:val="clear" w:color="auto" w:fill="EAF1E8"/>
            <w:tcMar>
              <w:top w:w="60" w:type="dxa"/>
              <w:left w:w="90" w:type="dxa"/>
              <w:bottom w:w="60" w:type="dxa"/>
              <w:right w:w="90" w:type="dxa"/>
            </w:tcMar>
            <w:vAlign w:val="center"/>
          </w:tcPr>
          <w:p w14:paraId="73C5ABB8"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projets_associes</w:t>
            </w:r>
            <w:proofErr w:type="spellEnd"/>
          </w:p>
        </w:tc>
        <w:tc>
          <w:tcPr>
            <w:tcW w:w="1600" w:type="dxa"/>
            <w:shd w:val="clear" w:color="auto" w:fill="EAF1E8"/>
            <w:tcMar>
              <w:top w:w="60" w:type="dxa"/>
              <w:left w:w="90" w:type="dxa"/>
              <w:bottom w:w="60" w:type="dxa"/>
              <w:right w:w="90" w:type="dxa"/>
            </w:tcMar>
            <w:vAlign w:val="center"/>
          </w:tcPr>
          <w:p w14:paraId="0159B97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N-N → PROJET</w:t>
            </w:r>
          </w:p>
        </w:tc>
        <w:tc>
          <w:tcPr>
            <w:tcW w:w="5600" w:type="dxa"/>
            <w:shd w:val="clear" w:color="auto" w:fill="EAF1E8"/>
            <w:tcMar>
              <w:top w:w="60" w:type="dxa"/>
              <w:left w:w="90" w:type="dxa"/>
              <w:bottom w:w="60" w:type="dxa"/>
              <w:right w:w="90" w:type="dxa"/>
            </w:tcMar>
            <w:vAlign w:val="center"/>
          </w:tcPr>
          <w:p w14:paraId="6A2CDB60" w14:textId="77777777" w:rsidR="00654214" w:rsidRPr="00D5621A" w:rsidRDefault="00654214" w:rsidP="00D5621A">
            <w:pPr>
              <w:jc w:val="both"/>
              <w:rPr>
                <w:rFonts w:ascii="Cambria" w:hAnsi="Cambria"/>
                <w:sz w:val="24"/>
                <w:szCs w:val="24"/>
              </w:rPr>
            </w:pPr>
          </w:p>
        </w:tc>
      </w:tr>
    </w:tbl>
    <w:p w14:paraId="62FAF927" w14:textId="77777777" w:rsidR="00654214" w:rsidRPr="00D5621A" w:rsidRDefault="00654214" w:rsidP="00D5621A">
      <w:pPr>
        <w:spacing w:after="200"/>
        <w:jc w:val="both"/>
        <w:rPr>
          <w:rFonts w:ascii="Cambria" w:hAnsi="Cambria"/>
          <w:sz w:val="24"/>
          <w:szCs w:val="24"/>
        </w:rPr>
      </w:pPr>
    </w:p>
    <w:p w14:paraId="513534A5" w14:textId="77777777" w:rsidR="00654214" w:rsidRPr="00D5621A" w:rsidRDefault="00C570FC" w:rsidP="00D5621A">
      <w:pPr>
        <w:pStyle w:val="Titre3"/>
        <w:spacing w:before="200" w:after="100"/>
        <w:jc w:val="both"/>
        <w:rPr>
          <w:rFonts w:ascii="Cambria" w:hAnsi="Cambria"/>
        </w:rPr>
      </w:pPr>
      <w:bookmarkStart w:id="64" w:name="_Toc237032898"/>
      <w:r w:rsidRPr="00D5621A">
        <w:rPr>
          <w:rFonts w:ascii="Cambria" w:eastAsia="Calibri" w:hAnsi="Cambria" w:cs="Calibri"/>
          <w:b/>
          <w:bCs/>
          <w:color w:val="2E7D32"/>
        </w:rPr>
        <w:t>12. THÉMATIQUE</w:t>
      </w:r>
      <w:bookmarkEnd w:id="64"/>
    </w:p>
    <w:p w14:paraId="013171DE"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Table de référence dérivée des orientations stratégiques du Plan Stratégique ARFA (agroécologie, eau/hygiène/assainissement, inclusion socio-économique, partenariat, communication).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600"/>
      </w:tblGrid>
      <w:tr w:rsidR="00654214" w:rsidRPr="00D5621A" w14:paraId="13FDE70B" w14:textId="77777777">
        <w:trPr>
          <w:tblHeader/>
        </w:trPr>
        <w:tc>
          <w:tcPr>
            <w:tcW w:w="2600" w:type="dxa"/>
            <w:shd w:val="clear" w:color="auto" w:fill="1F3864"/>
            <w:tcMar>
              <w:top w:w="60" w:type="dxa"/>
              <w:left w:w="90" w:type="dxa"/>
              <w:bottom w:w="60" w:type="dxa"/>
              <w:right w:w="90" w:type="dxa"/>
            </w:tcMar>
            <w:vAlign w:val="center"/>
          </w:tcPr>
          <w:p w14:paraId="60E9EF8B"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0997938C"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17041DF4"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0832EBDE" w14:textId="77777777">
        <w:tc>
          <w:tcPr>
            <w:tcW w:w="2600" w:type="dxa"/>
            <w:tcMar>
              <w:top w:w="60" w:type="dxa"/>
              <w:left w:w="90" w:type="dxa"/>
              <w:bottom w:w="60" w:type="dxa"/>
              <w:right w:w="90" w:type="dxa"/>
            </w:tcMar>
            <w:vAlign w:val="center"/>
          </w:tcPr>
          <w:p w14:paraId="0E955CD4"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id_thematique</w:t>
            </w:r>
            <w:proofErr w:type="spellEnd"/>
          </w:p>
        </w:tc>
        <w:tc>
          <w:tcPr>
            <w:tcW w:w="1600" w:type="dxa"/>
            <w:tcMar>
              <w:top w:w="60" w:type="dxa"/>
              <w:left w:w="90" w:type="dxa"/>
              <w:bottom w:w="60" w:type="dxa"/>
              <w:right w:w="90" w:type="dxa"/>
            </w:tcMar>
            <w:vAlign w:val="center"/>
          </w:tcPr>
          <w:p w14:paraId="1316DD9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6F40135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w:t>
            </w:r>
          </w:p>
        </w:tc>
      </w:tr>
      <w:tr w:rsidR="00654214" w:rsidRPr="00D5621A" w14:paraId="0802FA8C" w14:textId="77777777">
        <w:tc>
          <w:tcPr>
            <w:tcW w:w="2600" w:type="dxa"/>
            <w:shd w:val="clear" w:color="auto" w:fill="EAF1E8"/>
            <w:tcMar>
              <w:top w:w="60" w:type="dxa"/>
              <w:left w:w="90" w:type="dxa"/>
              <w:bottom w:w="60" w:type="dxa"/>
              <w:right w:w="90" w:type="dxa"/>
            </w:tcMar>
            <w:vAlign w:val="center"/>
          </w:tcPr>
          <w:p w14:paraId="248F4F7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libelle</w:t>
            </w:r>
          </w:p>
        </w:tc>
        <w:tc>
          <w:tcPr>
            <w:tcW w:w="1600" w:type="dxa"/>
            <w:shd w:val="clear" w:color="auto" w:fill="EAF1E8"/>
            <w:tcMar>
              <w:top w:w="60" w:type="dxa"/>
              <w:left w:w="90" w:type="dxa"/>
              <w:bottom w:w="60" w:type="dxa"/>
              <w:right w:w="90" w:type="dxa"/>
            </w:tcMar>
            <w:vAlign w:val="center"/>
          </w:tcPr>
          <w:p w14:paraId="28E9057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0E84642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Ex. : Agroécologie, Eau-Hygiène-Assainissement, Insertion socio-professionnelle, Plaidoyer, Communication</w:t>
            </w:r>
          </w:p>
        </w:tc>
      </w:tr>
    </w:tbl>
    <w:p w14:paraId="7552802F" w14:textId="77777777" w:rsidR="00654214" w:rsidRPr="00D5621A" w:rsidRDefault="00654214" w:rsidP="00D5621A">
      <w:pPr>
        <w:spacing w:after="200"/>
        <w:jc w:val="both"/>
        <w:rPr>
          <w:rFonts w:ascii="Cambria" w:hAnsi="Cambria"/>
          <w:sz w:val="24"/>
          <w:szCs w:val="24"/>
        </w:rPr>
      </w:pPr>
    </w:p>
    <w:p w14:paraId="790C752B" w14:textId="77777777" w:rsidR="00654214" w:rsidRPr="00D5621A" w:rsidRDefault="00C570FC" w:rsidP="00D5621A">
      <w:pPr>
        <w:pStyle w:val="Titre3"/>
        <w:spacing w:before="200" w:after="100"/>
        <w:jc w:val="both"/>
        <w:rPr>
          <w:rFonts w:ascii="Cambria" w:hAnsi="Cambria"/>
        </w:rPr>
      </w:pPr>
      <w:bookmarkStart w:id="65" w:name="_Toc237032899"/>
      <w:r w:rsidRPr="00D5621A">
        <w:rPr>
          <w:rFonts w:ascii="Cambria" w:eastAsia="Calibri" w:hAnsi="Cambria" w:cs="Calibri"/>
          <w:b/>
          <w:bCs/>
          <w:color w:val="2E7D32"/>
        </w:rPr>
        <w:t>13. DOCUMENT</w:t>
      </w:r>
      <w:bookmarkEnd w:id="65"/>
    </w:p>
    <w:p w14:paraId="6DF7FA9D"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lastRenderedPageBreak/>
        <w:t>Gestion documentaire générique, liée au projet ou à l'activité.</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600"/>
      </w:tblGrid>
      <w:tr w:rsidR="00654214" w:rsidRPr="00D5621A" w14:paraId="593EAA6D" w14:textId="77777777">
        <w:trPr>
          <w:tblHeader/>
        </w:trPr>
        <w:tc>
          <w:tcPr>
            <w:tcW w:w="2600" w:type="dxa"/>
            <w:shd w:val="clear" w:color="auto" w:fill="1F3864"/>
            <w:tcMar>
              <w:top w:w="60" w:type="dxa"/>
              <w:left w:w="90" w:type="dxa"/>
              <w:bottom w:w="60" w:type="dxa"/>
              <w:right w:w="90" w:type="dxa"/>
            </w:tcMar>
            <w:vAlign w:val="center"/>
          </w:tcPr>
          <w:p w14:paraId="5D564CF3"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52D2E01E"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7EECB091"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73659B73" w14:textId="77777777">
        <w:tc>
          <w:tcPr>
            <w:tcW w:w="2600" w:type="dxa"/>
            <w:tcMar>
              <w:top w:w="60" w:type="dxa"/>
              <w:left w:w="90" w:type="dxa"/>
              <w:bottom w:w="60" w:type="dxa"/>
              <w:right w:w="90" w:type="dxa"/>
            </w:tcMar>
            <w:vAlign w:val="center"/>
          </w:tcPr>
          <w:p w14:paraId="541D0C43"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id_document</w:t>
            </w:r>
            <w:proofErr w:type="spellEnd"/>
          </w:p>
        </w:tc>
        <w:tc>
          <w:tcPr>
            <w:tcW w:w="1600" w:type="dxa"/>
            <w:tcMar>
              <w:top w:w="60" w:type="dxa"/>
              <w:left w:w="90" w:type="dxa"/>
              <w:bottom w:w="60" w:type="dxa"/>
              <w:right w:w="90" w:type="dxa"/>
            </w:tcMar>
            <w:vAlign w:val="center"/>
          </w:tcPr>
          <w:p w14:paraId="796C390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47D5E2A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w:t>
            </w:r>
          </w:p>
        </w:tc>
      </w:tr>
      <w:tr w:rsidR="00654214" w:rsidRPr="00D5621A" w14:paraId="31EB0937" w14:textId="77777777">
        <w:tc>
          <w:tcPr>
            <w:tcW w:w="2600" w:type="dxa"/>
            <w:shd w:val="clear" w:color="auto" w:fill="EAF1E8"/>
            <w:tcMar>
              <w:top w:w="60" w:type="dxa"/>
              <w:left w:w="90" w:type="dxa"/>
              <w:bottom w:w="60" w:type="dxa"/>
              <w:right w:w="90" w:type="dxa"/>
            </w:tcMar>
            <w:vAlign w:val="center"/>
          </w:tcPr>
          <w:p w14:paraId="1C09891C"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type_document</w:t>
            </w:r>
            <w:proofErr w:type="spellEnd"/>
          </w:p>
        </w:tc>
        <w:tc>
          <w:tcPr>
            <w:tcW w:w="1600" w:type="dxa"/>
            <w:shd w:val="clear" w:color="auto" w:fill="EAF1E8"/>
            <w:tcMar>
              <w:top w:w="60" w:type="dxa"/>
              <w:left w:w="90" w:type="dxa"/>
              <w:bottom w:w="60" w:type="dxa"/>
              <w:right w:w="90" w:type="dxa"/>
            </w:tcMar>
            <w:vAlign w:val="center"/>
          </w:tcPr>
          <w:p w14:paraId="34DDB43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shd w:val="clear" w:color="auto" w:fill="EAF1E8"/>
            <w:tcMar>
              <w:top w:w="60" w:type="dxa"/>
              <w:left w:w="90" w:type="dxa"/>
              <w:bottom w:w="60" w:type="dxa"/>
              <w:right w:w="90" w:type="dxa"/>
            </w:tcMar>
            <w:vAlign w:val="center"/>
          </w:tcPr>
          <w:p w14:paraId="3858636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Cadre logique / Document de projet / Rapport </w:t>
            </w:r>
            <w:proofErr w:type="spellStart"/>
            <w:r w:rsidRPr="00D5621A">
              <w:rPr>
                <w:rFonts w:ascii="Cambria" w:eastAsia="Calibri" w:hAnsi="Cambria" w:cs="Calibri"/>
                <w:color w:val="000000"/>
                <w:sz w:val="24"/>
                <w:szCs w:val="24"/>
              </w:rPr>
              <w:t>baseline</w:t>
            </w:r>
            <w:proofErr w:type="spellEnd"/>
            <w:r w:rsidRPr="00D5621A">
              <w:rPr>
                <w:rFonts w:ascii="Cambria" w:eastAsia="Calibri" w:hAnsi="Cambria" w:cs="Calibri"/>
                <w:color w:val="000000"/>
                <w:sz w:val="24"/>
                <w:szCs w:val="24"/>
              </w:rPr>
              <w:t xml:space="preserve"> / Autre rapport / Justificatif d'activité</w:t>
            </w:r>
          </w:p>
        </w:tc>
      </w:tr>
      <w:tr w:rsidR="00654214" w:rsidRPr="00D5621A" w14:paraId="6ABDA63A" w14:textId="77777777">
        <w:tc>
          <w:tcPr>
            <w:tcW w:w="2600" w:type="dxa"/>
            <w:tcMar>
              <w:top w:w="60" w:type="dxa"/>
              <w:left w:w="90" w:type="dxa"/>
              <w:bottom w:w="60" w:type="dxa"/>
              <w:right w:w="90" w:type="dxa"/>
            </w:tcMar>
            <w:vAlign w:val="center"/>
          </w:tcPr>
          <w:p w14:paraId="20CD5AC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fichier</w:t>
            </w:r>
          </w:p>
        </w:tc>
        <w:tc>
          <w:tcPr>
            <w:tcW w:w="1600" w:type="dxa"/>
            <w:tcMar>
              <w:top w:w="60" w:type="dxa"/>
              <w:left w:w="90" w:type="dxa"/>
              <w:bottom w:w="60" w:type="dxa"/>
              <w:right w:w="90" w:type="dxa"/>
            </w:tcMar>
            <w:vAlign w:val="center"/>
          </w:tcPr>
          <w:p w14:paraId="01211975"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Fichier</w:t>
            </w:r>
          </w:p>
        </w:tc>
        <w:tc>
          <w:tcPr>
            <w:tcW w:w="5600" w:type="dxa"/>
            <w:tcMar>
              <w:top w:w="60" w:type="dxa"/>
              <w:left w:w="90" w:type="dxa"/>
              <w:bottom w:w="60" w:type="dxa"/>
              <w:right w:w="90" w:type="dxa"/>
            </w:tcMar>
            <w:vAlign w:val="center"/>
          </w:tcPr>
          <w:p w14:paraId="6DDA4CB5"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Document stocké (PDF, Word, Excel, image)</w:t>
            </w:r>
          </w:p>
        </w:tc>
      </w:tr>
      <w:tr w:rsidR="00654214" w:rsidRPr="00D5621A" w14:paraId="09FAEB24" w14:textId="77777777">
        <w:tc>
          <w:tcPr>
            <w:tcW w:w="2600" w:type="dxa"/>
            <w:shd w:val="clear" w:color="auto" w:fill="EAF1E8"/>
            <w:tcMar>
              <w:top w:w="60" w:type="dxa"/>
              <w:left w:w="90" w:type="dxa"/>
              <w:bottom w:w="60" w:type="dxa"/>
              <w:right w:w="90" w:type="dxa"/>
            </w:tcMar>
            <w:vAlign w:val="center"/>
          </w:tcPr>
          <w:p w14:paraId="089EE8CC"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entite_liee</w:t>
            </w:r>
            <w:proofErr w:type="spellEnd"/>
          </w:p>
        </w:tc>
        <w:tc>
          <w:tcPr>
            <w:tcW w:w="1600" w:type="dxa"/>
            <w:shd w:val="clear" w:color="auto" w:fill="EAF1E8"/>
            <w:tcMar>
              <w:top w:w="60" w:type="dxa"/>
              <w:left w:w="90" w:type="dxa"/>
              <w:bottom w:w="60" w:type="dxa"/>
              <w:right w:w="90" w:type="dxa"/>
            </w:tcMar>
            <w:vAlign w:val="center"/>
          </w:tcPr>
          <w:p w14:paraId="535598E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polymorphe</w:t>
            </w:r>
          </w:p>
        </w:tc>
        <w:tc>
          <w:tcPr>
            <w:tcW w:w="5600" w:type="dxa"/>
            <w:shd w:val="clear" w:color="auto" w:fill="EAF1E8"/>
            <w:tcMar>
              <w:top w:w="60" w:type="dxa"/>
              <w:left w:w="90" w:type="dxa"/>
              <w:bottom w:w="60" w:type="dxa"/>
              <w:right w:w="90" w:type="dxa"/>
            </w:tcMar>
            <w:vAlign w:val="center"/>
          </w:tcPr>
          <w:p w14:paraId="15D791A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Projet ou Activité</w:t>
            </w:r>
          </w:p>
        </w:tc>
      </w:tr>
      <w:tr w:rsidR="00654214" w:rsidRPr="00D5621A" w14:paraId="0268D2F6" w14:textId="77777777">
        <w:tc>
          <w:tcPr>
            <w:tcW w:w="2600" w:type="dxa"/>
            <w:tcMar>
              <w:top w:w="60" w:type="dxa"/>
              <w:left w:w="90" w:type="dxa"/>
              <w:bottom w:w="60" w:type="dxa"/>
              <w:right w:w="90" w:type="dxa"/>
            </w:tcMar>
            <w:vAlign w:val="center"/>
          </w:tcPr>
          <w:p w14:paraId="7A1B7E25"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date_ajout</w:t>
            </w:r>
            <w:proofErr w:type="spellEnd"/>
          </w:p>
        </w:tc>
        <w:tc>
          <w:tcPr>
            <w:tcW w:w="1600" w:type="dxa"/>
            <w:tcMar>
              <w:top w:w="60" w:type="dxa"/>
              <w:left w:w="90" w:type="dxa"/>
              <w:bottom w:w="60" w:type="dxa"/>
              <w:right w:w="90" w:type="dxa"/>
            </w:tcMar>
            <w:vAlign w:val="center"/>
          </w:tcPr>
          <w:p w14:paraId="0BC348E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Date</w:t>
            </w:r>
          </w:p>
        </w:tc>
        <w:tc>
          <w:tcPr>
            <w:tcW w:w="5600" w:type="dxa"/>
            <w:tcMar>
              <w:top w:w="60" w:type="dxa"/>
              <w:left w:w="90" w:type="dxa"/>
              <w:bottom w:w="60" w:type="dxa"/>
              <w:right w:w="90" w:type="dxa"/>
            </w:tcMar>
            <w:vAlign w:val="center"/>
          </w:tcPr>
          <w:p w14:paraId="5DCFA7E5" w14:textId="77777777" w:rsidR="00654214" w:rsidRPr="00D5621A" w:rsidRDefault="00654214" w:rsidP="00D5621A">
            <w:pPr>
              <w:jc w:val="both"/>
              <w:rPr>
                <w:rFonts w:ascii="Cambria" w:hAnsi="Cambria"/>
                <w:sz w:val="24"/>
                <w:szCs w:val="24"/>
              </w:rPr>
            </w:pPr>
          </w:p>
        </w:tc>
      </w:tr>
    </w:tbl>
    <w:p w14:paraId="0A71E7E2" w14:textId="77777777" w:rsidR="00654214" w:rsidRPr="00D5621A" w:rsidRDefault="00654214" w:rsidP="00D5621A">
      <w:pPr>
        <w:spacing w:after="200"/>
        <w:jc w:val="both"/>
        <w:rPr>
          <w:rFonts w:ascii="Cambria" w:hAnsi="Cambria"/>
          <w:sz w:val="24"/>
          <w:szCs w:val="24"/>
        </w:rPr>
      </w:pPr>
    </w:p>
    <w:p w14:paraId="4ED98BA4" w14:textId="77777777" w:rsidR="00654214" w:rsidRPr="00D5621A" w:rsidRDefault="00C570FC" w:rsidP="00D5621A">
      <w:pPr>
        <w:pStyle w:val="Titre3"/>
        <w:spacing w:before="200" w:after="100"/>
        <w:jc w:val="both"/>
        <w:rPr>
          <w:rFonts w:ascii="Cambria" w:hAnsi="Cambria"/>
        </w:rPr>
      </w:pPr>
      <w:bookmarkStart w:id="66" w:name="_Toc237032900"/>
      <w:r w:rsidRPr="00D5621A">
        <w:rPr>
          <w:rFonts w:ascii="Cambria" w:eastAsia="Calibri" w:hAnsi="Cambria" w:cs="Calibri"/>
          <w:b/>
          <w:bCs/>
          <w:color w:val="2E7D32"/>
        </w:rPr>
        <w:t>14. HISTORIQUE DE MODIFICATION</w:t>
      </w:r>
      <w:bookmarkEnd w:id="66"/>
    </w:p>
    <w:p w14:paraId="0ACEE871" w14:textId="77777777" w:rsidR="00654214" w:rsidRPr="00D5621A" w:rsidRDefault="00C570FC" w:rsidP="00D5621A">
      <w:pPr>
        <w:spacing w:after="60"/>
        <w:jc w:val="both"/>
        <w:rPr>
          <w:rFonts w:ascii="Cambria" w:hAnsi="Cambria"/>
          <w:sz w:val="24"/>
          <w:szCs w:val="24"/>
        </w:rPr>
      </w:pPr>
      <w:r w:rsidRPr="00D5621A">
        <w:rPr>
          <w:rFonts w:ascii="Cambria" w:eastAsia="Calibri" w:hAnsi="Cambria" w:cs="Calibri"/>
          <w:b/>
          <w:bCs/>
          <w:i/>
          <w:iCs/>
          <w:color w:val="B45309"/>
          <w:sz w:val="24"/>
          <w:szCs w:val="24"/>
        </w:rPr>
        <w:t>[NOUVEAU]</w:t>
      </w:r>
    </w:p>
    <w:p w14:paraId="3EB7E163"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Journal de traçabilité des changements. Toute modification d'un champ clé d'une activité déjà planifiée (dates, budget, quantités) doit être conservée et notifiée aux parties prenantes, afin d'éviter les divergences entre les données de terrain et le bilan final.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1616"/>
        <w:gridCol w:w="5585"/>
      </w:tblGrid>
      <w:tr w:rsidR="00654214" w:rsidRPr="00D5621A" w14:paraId="6790750B" w14:textId="77777777">
        <w:trPr>
          <w:tblHeader/>
        </w:trPr>
        <w:tc>
          <w:tcPr>
            <w:tcW w:w="2600" w:type="dxa"/>
            <w:shd w:val="clear" w:color="auto" w:fill="1F3864"/>
            <w:tcMar>
              <w:top w:w="60" w:type="dxa"/>
              <w:left w:w="90" w:type="dxa"/>
              <w:bottom w:w="60" w:type="dxa"/>
              <w:right w:w="90" w:type="dxa"/>
            </w:tcMar>
            <w:vAlign w:val="center"/>
          </w:tcPr>
          <w:p w14:paraId="2F4E5E7E"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6C8BE535"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4DE50F80"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608256BA" w14:textId="77777777">
        <w:tc>
          <w:tcPr>
            <w:tcW w:w="2600" w:type="dxa"/>
            <w:tcMar>
              <w:top w:w="60" w:type="dxa"/>
              <w:left w:w="90" w:type="dxa"/>
              <w:bottom w:w="60" w:type="dxa"/>
              <w:right w:w="90" w:type="dxa"/>
            </w:tcMar>
            <w:vAlign w:val="center"/>
          </w:tcPr>
          <w:p w14:paraId="2BE71524"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id_historique</w:t>
            </w:r>
            <w:proofErr w:type="spellEnd"/>
          </w:p>
        </w:tc>
        <w:tc>
          <w:tcPr>
            <w:tcW w:w="1600" w:type="dxa"/>
            <w:tcMar>
              <w:top w:w="60" w:type="dxa"/>
              <w:left w:w="90" w:type="dxa"/>
              <w:bottom w:w="60" w:type="dxa"/>
              <w:right w:w="90" w:type="dxa"/>
            </w:tcMar>
            <w:vAlign w:val="center"/>
          </w:tcPr>
          <w:p w14:paraId="5B22E05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64064B4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w:t>
            </w:r>
          </w:p>
        </w:tc>
      </w:tr>
      <w:tr w:rsidR="00654214" w:rsidRPr="00D5621A" w14:paraId="63BD6E1F" w14:textId="77777777">
        <w:tc>
          <w:tcPr>
            <w:tcW w:w="2600" w:type="dxa"/>
            <w:shd w:val="clear" w:color="auto" w:fill="EAF1E8"/>
            <w:tcMar>
              <w:top w:w="60" w:type="dxa"/>
              <w:left w:w="90" w:type="dxa"/>
              <w:bottom w:w="60" w:type="dxa"/>
              <w:right w:w="90" w:type="dxa"/>
            </w:tcMar>
            <w:vAlign w:val="center"/>
          </w:tcPr>
          <w:p w14:paraId="03461469"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entite_concernee</w:t>
            </w:r>
            <w:proofErr w:type="spellEnd"/>
          </w:p>
        </w:tc>
        <w:tc>
          <w:tcPr>
            <w:tcW w:w="1600" w:type="dxa"/>
            <w:shd w:val="clear" w:color="auto" w:fill="EAF1E8"/>
            <w:tcMar>
              <w:top w:w="60" w:type="dxa"/>
              <w:left w:w="90" w:type="dxa"/>
              <w:bottom w:w="60" w:type="dxa"/>
              <w:right w:w="90" w:type="dxa"/>
            </w:tcMar>
            <w:vAlign w:val="center"/>
          </w:tcPr>
          <w:p w14:paraId="3289B6C5"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shd w:val="clear" w:color="auto" w:fill="EAF1E8"/>
            <w:tcMar>
              <w:top w:w="60" w:type="dxa"/>
              <w:left w:w="90" w:type="dxa"/>
              <w:bottom w:w="60" w:type="dxa"/>
              <w:right w:w="90" w:type="dxa"/>
            </w:tcMar>
            <w:vAlign w:val="center"/>
          </w:tcPr>
          <w:p w14:paraId="6835670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Activité / Sous-activité / Indicateur / Projet</w:t>
            </w:r>
          </w:p>
        </w:tc>
      </w:tr>
      <w:tr w:rsidR="00654214" w:rsidRPr="00D5621A" w14:paraId="271B8F8B" w14:textId="77777777">
        <w:tc>
          <w:tcPr>
            <w:tcW w:w="2600" w:type="dxa"/>
            <w:tcMar>
              <w:top w:w="60" w:type="dxa"/>
              <w:left w:w="90" w:type="dxa"/>
              <w:bottom w:w="60" w:type="dxa"/>
              <w:right w:w="90" w:type="dxa"/>
            </w:tcMar>
            <w:vAlign w:val="center"/>
          </w:tcPr>
          <w:p w14:paraId="75369684"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element_modifie</w:t>
            </w:r>
            <w:proofErr w:type="spellEnd"/>
          </w:p>
        </w:tc>
        <w:tc>
          <w:tcPr>
            <w:tcW w:w="1600" w:type="dxa"/>
            <w:tcMar>
              <w:top w:w="60" w:type="dxa"/>
              <w:left w:w="90" w:type="dxa"/>
              <w:bottom w:w="60" w:type="dxa"/>
              <w:right w:w="90" w:type="dxa"/>
            </w:tcMar>
            <w:vAlign w:val="center"/>
          </w:tcPr>
          <w:p w14:paraId="4A393E7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Référence</w:t>
            </w:r>
          </w:p>
        </w:tc>
        <w:tc>
          <w:tcPr>
            <w:tcW w:w="5600" w:type="dxa"/>
            <w:tcMar>
              <w:top w:w="60" w:type="dxa"/>
              <w:left w:w="90" w:type="dxa"/>
              <w:bottom w:w="60" w:type="dxa"/>
              <w:right w:w="90" w:type="dxa"/>
            </w:tcMar>
            <w:vAlign w:val="center"/>
          </w:tcPr>
          <w:p w14:paraId="111D2B8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Élément concerné par la modification</w:t>
            </w:r>
          </w:p>
        </w:tc>
      </w:tr>
      <w:tr w:rsidR="00654214" w:rsidRPr="00D5621A" w14:paraId="41DA123E" w14:textId="77777777">
        <w:tc>
          <w:tcPr>
            <w:tcW w:w="2600" w:type="dxa"/>
            <w:shd w:val="clear" w:color="auto" w:fill="EAF1E8"/>
            <w:tcMar>
              <w:top w:w="60" w:type="dxa"/>
              <w:left w:w="90" w:type="dxa"/>
              <w:bottom w:w="60" w:type="dxa"/>
              <w:right w:w="90" w:type="dxa"/>
            </w:tcMar>
            <w:vAlign w:val="center"/>
          </w:tcPr>
          <w:p w14:paraId="675E957F"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champ_modifie</w:t>
            </w:r>
            <w:proofErr w:type="spellEnd"/>
          </w:p>
        </w:tc>
        <w:tc>
          <w:tcPr>
            <w:tcW w:w="1600" w:type="dxa"/>
            <w:shd w:val="clear" w:color="auto" w:fill="EAF1E8"/>
            <w:tcMar>
              <w:top w:w="60" w:type="dxa"/>
              <w:left w:w="90" w:type="dxa"/>
              <w:bottom w:w="60" w:type="dxa"/>
              <w:right w:w="90" w:type="dxa"/>
            </w:tcMar>
            <w:vAlign w:val="center"/>
          </w:tcPr>
          <w:p w14:paraId="329A065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59F25CA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Ex. : </w:t>
            </w:r>
            <w:proofErr w:type="spellStart"/>
            <w:r w:rsidRPr="00D5621A">
              <w:rPr>
                <w:rFonts w:ascii="Cambria" w:eastAsia="Calibri" w:hAnsi="Cambria" w:cs="Calibri"/>
                <w:color w:val="000000"/>
                <w:sz w:val="24"/>
                <w:szCs w:val="24"/>
              </w:rPr>
              <w:t>date_fin_planifiee</w:t>
            </w:r>
            <w:proofErr w:type="spellEnd"/>
            <w:r w:rsidRPr="00D5621A">
              <w:rPr>
                <w:rFonts w:ascii="Cambria" w:eastAsia="Calibri" w:hAnsi="Cambria" w:cs="Calibri"/>
                <w:color w:val="000000"/>
                <w:sz w:val="24"/>
                <w:szCs w:val="24"/>
              </w:rPr>
              <w:t xml:space="preserve">, </w:t>
            </w:r>
            <w:proofErr w:type="spellStart"/>
            <w:r w:rsidRPr="00D5621A">
              <w:rPr>
                <w:rFonts w:ascii="Cambria" w:eastAsia="Calibri" w:hAnsi="Cambria" w:cs="Calibri"/>
                <w:color w:val="000000"/>
                <w:sz w:val="24"/>
                <w:szCs w:val="24"/>
              </w:rPr>
              <w:t>budget_planifie</w:t>
            </w:r>
            <w:proofErr w:type="spellEnd"/>
            <w:r w:rsidRPr="00D5621A">
              <w:rPr>
                <w:rFonts w:ascii="Cambria" w:eastAsia="Calibri" w:hAnsi="Cambria" w:cs="Calibri"/>
                <w:color w:val="000000"/>
                <w:sz w:val="24"/>
                <w:szCs w:val="24"/>
              </w:rPr>
              <w:t xml:space="preserve">, </w:t>
            </w:r>
            <w:proofErr w:type="spellStart"/>
            <w:r w:rsidRPr="00D5621A">
              <w:rPr>
                <w:rFonts w:ascii="Cambria" w:eastAsia="Calibri" w:hAnsi="Cambria" w:cs="Calibri"/>
                <w:color w:val="000000"/>
                <w:sz w:val="24"/>
                <w:szCs w:val="24"/>
              </w:rPr>
              <w:t>quantite_prevue</w:t>
            </w:r>
            <w:proofErr w:type="spellEnd"/>
          </w:p>
        </w:tc>
      </w:tr>
      <w:tr w:rsidR="00654214" w:rsidRPr="00D5621A" w14:paraId="25D0399D" w14:textId="77777777">
        <w:tc>
          <w:tcPr>
            <w:tcW w:w="2600" w:type="dxa"/>
            <w:tcMar>
              <w:top w:w="60" w:type="dxa"/>
              <w:left w:w="90" w:type="dxa"/>
              <w:bottom w:w="60" w:type="dxa"/>
              <w:right w:w="90" w:type="dxa"/>
            </w:tcMar>
            <w:vAlign w:val="center"/>
          </w:tcPr>
          <w:p w14:paraId="65FAB39B"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valeur_avant</w:t>
            </w:r>
            <w:proofErr w:type="spellEnd"/>
          </w:p>
        </w:tc>
        <w:tc>
          <w:tcPr>
            <w:tcW w:w="1600" w:type="dxa"/>
            <w:tcMar>
              <w:top w:w="60" w:type="dxa"/>
              <w:left w:w="90" w:type="dxa"/>
              <w:bottom w:w="60" w:type="dxa"/>
              <w:right w:w="90" w:type="dxa"/>
            </w:tcMar>
            <w:vAlign w:val="center"/>
          </w:tcPr>
          <w:p w14:paraId="5DC92E6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tcMar>
              <w:top w:w="60" w:type="dxa"/>
              <w:left w:w="90" w:type="dxa"/>
              <w:bottom w:w="60" w:type="dxa"/>
              <w:right w:w="90" w:type="dxa"/>
            </w:tcMar>
            <w:vAlign w:val="center"/>
          </w:tcPr>
          <w:p w14:paraId="0A06113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Valeur précédente, conservée</w:t>
            </w:r>
          </w:p>
        </w:tc>
      </w:tr>
      <w:tr w:rsidR="00654214" w:rsidRPr="00D5621A" w14:paraId="2D1876A7" w14:textId="77777777">
        <w:tc>
          <w:tcPr>
            <w:tcW w:w="2600" w:type="dxa"/>
            <w:shd w:val="clear" w:color="auto" w:fill="EAF1E8"/>
            <w:tcMar>
              <w:top w:w="60" w:type="dxa"/>
              <w:left w:w="90" w:type="dxa"/>
              <w:bottom w:w="60" w:type="dxa"/>
              <w:right w:w="90" w:type="dxa"/>
            </w:tcMar>
            <w:vAlign w:val="center"/>
          </w:tcPr>
          <w:p w14:paraId="403EF774"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valeur_apres</w:t>
            </w:r>
            <w:proofErr w:type="spellEnd"/>
          </w:p>
        </w:tc>
        <w:tc>
          <w:tcPr>
            <w:tcW w:w="1600" w:type="dxa"/>
            <w:shd w:val="clear" w:color="auto" w:fill="EAF1E8"/>
            <w:tcMar>
              <w:top w:w="60" w:type="dxa"/>
              <w:left w:w="90" w:type="dxa"/>
              <w:bottom w:w="60" w:type="dxa"/>
              <w:right w:w="90" w:type="dxa"/>
            </w:tcMar>
            <w:vAlign w:val="center"/>
          </w:tcPr>
          <w:p w14:paraId="4AA7F88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28F72A2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Nouvelle valeur</w:t>
            </w:r>
          </w:p>
        </w:tc>
      </w:tr>
      <w:tr w:rsidR="00654214" w:rsidRPr="00D5621A" w14:paraId="5C00DA00" w14:textId="77777777">
        <w:tc>
          <w:tcPr>
            <w:tcW w:w="2600" w:type="dxa"/>
            <w:tcMar>
              <w:top w:w="60" w:type="dxa"/>
              <w:left w:w="90" w:type="dxa"/>
              <w:bottom w:w="60" w:type="dxa"/>
              <w:right w:w="90" w:type="dxa"/>
            </w:tcMar>
            <w:vAlign w:val="center"/>
          </w:tcPr>
          <w:p w14:paraId="1E8CBAC3"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modifie_par</w:t>
            </w:r>
            <w:proofErr w:type="spellEnd"/>
          </w:p>
        </w:tc>
        <w:tc>
          <w:tcPr>
            <w:tcW w:w="1600" w:type="dxa"/>
            <w:tcMar>
              <w:top w:w="60" w:type="dxa"/>
              <w:left w:w="90" w:type="dxa"/>
              <w:bottom w:w="60" w:type="dxa"/>
              <w:right w:w="90" w:type="dxa"/>
            </w:tcMar>
            <w:vAlign w:val="center"/>
          </w:tcPr>
          <w:p w14:paraId="17E5995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N-1 → UTILISATEUR</w:t>
            </w:r>
          </w:p>
        </w:tc>
        <w:tc>
          <w:tcPr>
            <w:tcW w:w="5600" w:type="dxa"/>
            <w:tcMar>
              <w:top w:w="60" w:type="dxa"/>
              <w:left w:w="90" w:type="dxa"/>
              <w:bottom w:w="60" w:type="dxa"/>
              <w:right w:w="90" w:type="dxa"/>
            </w:tcMar>
            <w:vAlign w:val="center"/>
          </w:tcPr>
          <w:p w14:paraId="5E396C6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Auteur de la modification</w:t>
            </w:r>
          </w:p>
        </w:tc>
      </w:tr>
      <w:tr w:rsidR="00654214" w:rsidRPr="00D5621A" w14:paraId="343625EA" w14:textId="77777777">
        <w:tc>
          <w:tcPr>
            <w:tcW w:w="2600" w:type="dxa"/>
            <w:shd w:val="clear" w:color="auto" w:fill="EAF1E8"/>
            <w:tcMar>
              <w:top w:w="60" w:type="dxa"/>
              <w:left w:w="90" w:type="dxa"/>
              <w:bottom w:w="60" w:type="dxa"/>
              <w:right w:w="90" w:type="dxa"/>
            </w:tcMar>
            <w:vAlign w:val="center"/>
          </w:tcPr>
          <w:p w14:paraId="27B81462"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date_modification</w:t>
            </w:r>
            <w:proofErr w:type="spellEnd"/>
          </w:p>
        </w:tc>
        <w:tc>
          <w:tcPr>
            <w:tcW w:w="1600" w:type="dxa"/>
            <w:shd w:val="clear" w:color="auto" w:fill="EAF1E8"/>
            <w:tcMar>
              <w:top w:w="60" w:type="dxa"/>
              <w:left w:w="90" w:type="dxa"/>
              <w:bottom w:w="60" w:type="dxa"/>
              <w:right w:w="90" w:type="dxa"/>
            </w:tcMar>
            <w:vAlign w:val="center"/>
          </w:tcPr>
          <w:p w14:paraId="5BF2BA0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Date / heure</w:t>
            </w:r>
          </w:p>
        </w:tc>
        <w:tc>
          <w:tcPr>
            <w:tcW w:w="5600" w:type="dxa"/>
            <w:shd w:val="clear" w:color="auto" w:fill="EAF1E8"/>
            <w:tcMar>
              <w:top w:w="60" w:type="dxa"/>
              <w:left w:w="90" w:type="dxa"/>
              <w:bottom w:w="60" w:type="dxa"/>
              <w:right w:w="90" w:type="dxa"/>
            </w:tcMar>
            <w:vAlign w:val="center"/>
          </w:tcPr>
          <w:p w14:paraId="09D7BB39" w14:textId="77777777" w:rsidR="00654214" w:rsidRPr="00D5621A" w:rsidRDefault="00654214" w:rsidP="00D5621A">
            <w:pPr>
              <w:jc w:val="both"/>
              <w:rPr>
                <w:rFonts w:ascii="Cambria" w:hAnsi="Cambria"/>
                <w:sz w:val="24"/>
                <w:szCs w:val="24"/>
              </w:rPr>
            </w:pPr>
          </w:p>
        </w:tc>
      </w:tr>
      <w:tr w:rsidR="00654214" w:rsidRPr="00D5621A" w14:paraId="2F2B8047" w14:textId="77777777">
        <w:tc>
          <w:tcPr>
            <w:tcW w:w="2600" w:type="dxa"/>
            <w:tcMar>
              <w:top w:w="60" w:type="dxa"/>
              <w:left w:w="90" w:type="dxa"/>
              <w:bottom w:w="60" w:type="dxa"/>
              <w:right w:w="90" w:type="dxa"/>
            </w:tcMar>
            <w:vAlign w:val="center"/>
          </w:tcPr>
          <w:p w14:paraId="1C59624B"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notification_envoyee</w:t>
            </w:r>
            <w:proofErr w:type="spellEnd"/>
          </w:p>
        </w:tc>
        <w:tc>
          <w:tcPr>
            <w:tcW w:w="1600" w:type="dxa"/>
            <w:tcMar>
              <w:top w:w="60" w:type="dxa"/>
              <w:left w:w="90" w:type="dxa"/>
              <w:bottom w:w="60" w:type="dxa"/>
              <w:right w:w="90" w:type="dxa"/>
            </w:tcMar>
            <w:vAlign w:val="center"/>
          </w:tcPr>
          <w:p w14:paraId="2C1C9A6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Booléen</w:t>
            </w:r>
          </w:p>
        </w:tc>
        <w:tc>
          <w:tcPr>
            <w:tcW w:w="5600" w:type="dxa"/>
            <w:tcMar>
              <w:top w:w="60" w:type="dxa"/>
              <w:left w:w="90" w:type="dxa"/>
              <w:bottom w:w="60" w:type="dxa"/>
              <w:right w:w="90" w:type="dxa"/>
            </w:tcMar>
            <w:vAlign w:val="center"/>
          </w:tcPr>
          <w:p w14:paraId="605B71D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Indique si les parties prenantes (chef de projet, chargé SE, coordination) ont été notifiées du changement</w:t>
            </w:r>
          </w:p>
        </w:tc>
      </w:tr>
    </w:tbl>
    <w:p w14:paraId="32E4F398" w14:textId="77777777" w:rsidR="00654214" w:rsidRPr="00D5621A" w:rsidRDefault="00654214" w:rsidP="00D5621A">
      <w:pPr>
        <w:spacing w:after="200"/>
        <w:jc w:val="both"/>
        <w:rPr>
          <w:rFonts w:ascii="Cambria" w:hAnsi="Cambria"/>
          <w:sz w:val="24"/>
          <w:szCs w:val="24"/>
        </w:rPr>
      </w:pPr>
    </w:p>
    <w:p w14:paraId="1461D2DB" w14:textId="77777777" w:rsidR="00654214" w:rsidRPr="00D5621A" w:rsidRDefault="00C570FC" w:rsidP="00D5621A">
      <w:pPr>
        <w:pStyle w:val="Titre3"/>
        <w:spacing w:before="200" w:after="100"/>
        <w:jc w:val="both"/>
        <w:rPr>
          <w:rFonts w:ascii="Cambria" w:hAnsi="Cambria"/>
        </w:rPr>
      </w:pPr>
      <w:bookmarkStart w:id="67" w:name="_Toc237032901"/>
      <w:r w:rsidRPr="00D5621A">
        <w:rPr>
          <w:rFonts w:ascii="Cambria" w:eastAsia="Calibri" w:hAnsi="Cambria" w:cs="Calibri"/>
          <w:b/>
          <w:bCs/>
          <w:color w:val="2E7D32"/>
        </w:rPr>
        <w:t>15. RAPPORT DE SUIVI</w:t>
      </w:r>
      <w:bookmarkEnd w:id="67"/>
    </w:p>
    <w:p w14:paraId="07E2DDB9"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Généré automatiquement (périodique) ou à la demande ; agrège l'état d'un projet, mais aussi une vue consolidée tous projets pour la coordination.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7"/>
        <w:gridCol w:w="1555"/>
        <w:gridCol w:w="4698"/>
      </w:tblGrid>
      <w:tr w:rsidR="00654214" w:rsidRPr="00D5621A" w14:paraId="2290D85F" w14:textId="77777777">
        <w:trPr>
          <w:tblHeader/>
        </w:trPr>
        <w:tc>
          <w:tcPr>
            <w:tcW w:w="2600" w:type="dxa"/>
            <w:shd w:val="clear" w:color="auto" w:fill="1F3864"/>
            <w:tcMar>
              <w:top w:w="60" w:type="dxa"/>
              <w:left w:w="90" w:type="dxa"/>
              <w:bottom w:w="60" w:type="dxa"/>
              <w:right w:w="90" w:type="dxa"/>
            </w:tcMar>
            <w:vAlign w:val="center"/>
          </w:tcPr>
          <w:p w14:paraId="2560C498"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0C62D284"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4632B685"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7A9F8175" w14:textId="77777777">
        <w:tc>
          <w:tcPr>
            <w:tcW w:w="2600" w:type="dxa"/>
            <w:tcMar>
              <w:top w:w="60" w:type="dxa"/>
              <w:left w:w="90" w:type="dxa"/>
              <w:bottom w:w="60" w:type="dxa"/>
              <w:right w:w="90" w:type="dxa"/>
            </w:tcMar>
            <w:vAlign w:val="center"/>
          </w:tcPr>
          <w:p w14:paraId="29C97600"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id_rapport</w:t>
            </w:r>
            <w:proofErr w:type="spellEnd"/>
          </w:p>
        </w:tc>
        <w:tc>
          <w:tcPr>
            <w:tcW w:w="1600" w:type="dxa"/>
            <w:tcMar>
              <w:top w:w="60" w:type="dxa"/>
              <w:left w:w="90" w:type="dxa"/>
              <w:bottom w:w="60" w:type="dxa"/>
              <w:right w:w="90" w:type="dxa"/>
            </w:tcMar>
            <w:vAlign w:val="center"/>
          </w:tcPr>
          <w:p w14:paraId="30C0AE6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6AEF551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w:t>
            </w:r>
          </w:p>
        </w:tc>
      </w:tr>
      <w:tr w:rsidR="00654214" w:rsidRPr="00D5621A" w14:paraId="3812D2E0" w14:textId="77777777">
        <w:tc>
          <w:tcPr>
            <w:tcW w:w="2600" w:type="dxa"/>
            <w:shd w:val="clear" w:color="auto" w:fill="EAF1E8"/>
            <w:tcMar>
              <w:top w:w="60" w:type="dxa"/>
              <w:left w:w="90" w:type="dxa"/>
              <w:bottom w:w="60" w:type="dxa"/>
              <w:right w:w="90" w:type="dxa"/>
            </w:tcMar>
            <w:vAlign w:val="center"/>
          </w:tcPr>
          <w:p w14:paraId="5436515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projet</w:t>
            </w:r>
          </w:p>
        </w:tc>
        <w:tc>
          <w:tcPr>
            <w:tcW w:w="1600" w:type="dxa"/>
            <w:shd w:val="clear" w:color="auto" w:fill="EAF1E8"/>
            <w:tcMar>
              <w:top w:w="60" w:type="dxa"/>
              <w:left w:w="90" w:type="dxa"/>
              <w:bottom w:w="60" w:type="dxa"/>
              <w:right w:w="90" w:type="dxa"/>
            </w:tcMar>
            <w:vAlign w:val="center"/>
          </w:tcPr>
          <w:p w14:paraId="42DAC5A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N-1 → PROJET</w:t>
            </w:r>
          </w:p>
        </w:tc>
        <w:tc>
          <w:tcPr>
            <w:tcW w:w="5600" w:type="dxa"/>
            <w:shd w:val="clear" w:color="auto" w:fill="EAF1E8"/>
            <w:tcMar>
              <w:top w:w="60" w:type="dxa"/>
              <w:left w:w="90" w:type="dxa"/>
              <w:bottom w:w="60" w:type="dxa"/>
              <w:right w:w="90" w:type="dxa"/>
            </w:tcMar>
            <w:vAlign w:val="center"/>
          </w:tcPr>
          <w:p w14:paraId="5DDE669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Vide si rapport consolidé multi-projets</w:t>
            </w:r>
          </w:p>
        </w:tc>
      </w:tr>
      <w:tr w:rsidR="00654214" w:rsidRPr="00D5621A" w14:paraId="1DB6657A" w14:textId="77777777">
        <w:tc>
          <w:tcPr>
            <w:tcW w:w="2600" w:type="dxa"/>
            <w:tcMar>
              <w:top w:w="60" w:type="dxa"/>
              <w:left w:w="90" w:type="dxa"/>
              <w:bottom w:w="60" w:type="dxa"/>
              <w:right w:w="90" w:type="dxa"/>
            </w:tcMar>
            <w:vAlign w:val="center"/>
          </w:tcPr>
          <w:p w14:paraId="4530A64E"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lastRenderedPageBreak/>
              <w:t>periode</w:t>
            </w:r>
            <w:proofErr w:type="spellEnd"/>
          </w:p>
        </w:tc>
        <w:tc>
          <w:tcPr>
            <w:tcW w:w="1600" w:type="dxa"/>
            <w:tcMar>
              <w:top w:w="60" w:type="dxa"/>
              <w:left w:w="90" w:type="dxa"/>
              <w:bottom w:w="60" w:type="dxa"/>
              <w:right w:w="90" w:type="dxa"/>
            </w:tcMar>
            <w:vAlign w:val="center"/>
          </w:tcPr>
          <w:p w14:paraId="7668CA6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tcMar>
              <w:top w:w="60" w:type="dxa"/>
              <w:left w:w="90" w:type="dxa"/>
              <w:bottom w:w="60" w:type="dxa"/>
              <w:right w:w="90" w:type="dxa"/>
            </w:tcMar>
            <w:vAlign w:val="center"/>
          </w:tcPr>
          <w:p w14:paraId="2D291FD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Mensuel / Trimestriel / Annuel</w:t>
            </w:r>
          </w:p>
        </w:tc>
      </w:tr>
      <w:tr w:rsidR="00654214" w:rsidRPr="00D5621A" w14:paraId="2D7026D5" w14:textId="77777777">
        <w:tc>
          <w:tcPr>
            <w:tcW w:w="2600" w:type="dxa"/>
            <w:shd w:val="clear" w:color="auto" w:fill="EAF1E8"/>
            <w:tcMar>
              <w:top w:w="60" w:type="dxa"/>
              <w:left w:w="90" w:type="dxa"/>
              <w:bottom w:w="60" w:type="dxa"/>
              <w:right w:w="90" w:type="dxa"/>
            </w:tcMar>
            <w:vAlign w:val="center"/>
          </w:tcPr>
          <w:p w14:paraId="795FB6E8"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date_generation</w:t>
            </w:r>
            <w:proofErr w:type="spellEnd"/>
          </w:p>
        </w:tc>
        <w:tc>
          <w:tcPr>
            <w:tcW w:w="1600" w:type="dxa"/>
            <w:shd w:val="clear" w:color="auto" w:fill="EAF1E8"/>
            <w:tcMar>
              <w:top w:w="60" w:type="dxa"/>
              <w:left w:w="90" w:type="dxa"/>
              <w:bottom w:w="60" w:type="dxa"/>
              <w:right w:w="90" w:type="dxa"/>
            </w:tcMar>
            <w:vAlign w:val="center"/>
          </w:tcPr>
          <w:p w14:paraId="67F8EE5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Date</w:t>
            </w:r>
          </w:p>
        </w:tc>
        <w:tc>
          <w:tcPr>
            <w:tcW w:w="5600" w:type="dxa"/>
            <w:shd w:val="clear" w:color="auto" w:fill="EAF1E8"/>
            <w:tcMar>
              <w:top w:w="60" w:type="dxa"/>
              <w:left w:w="90" w:type="dxa"/>
              <w:bottom w:w="60" w:type="dxa"/>
              <w:right w:w="90" w:type="dxa"/>
            </w:tcMar>
            <w:vAlign w:val="center"/>
          </w:tcPr>
          <w:p w14:paraId="53DBAC5C" w14:textId="77777777" w:rsidR="00654214" w:rsidRPr="00D5621A" w:rsidRDefault="00654214" w:rsidP="00D5621A">
            <w:pPr>
              <w:jc w:val="both"/>
              <w:rPr>
                <w:rFonts w:ascii="Cambria" w:hAnsi="Cambria"/>
                <w:sz w:val="24"/>
                <w:szCs w:val="24"/>
              </w:rPr>
            </w:pPr>
          </w:p>
        </w:tc>
      </w:tr>
      <w:tr w:rsidR="00654214" w:rsidRPr="00D5621A" w14:paraId="44C6C1BE" w14:textId="77777777">
        <w:tc>
          <w:tcPr>
            <w:tcW w:w="2600" w:type="dxa"/>
            <w:tcMar>
              <w:top w:w="60" w:type="dxa"/>
              <w:left w:w="90" w:type="dxa"/>
              <w:bottom w:w="60" w:type="dxa"/>
              <w:right w:w="90" w:type="dxa"/>
            </w:tcMar>
            <w:vAlign w:val="center"/>
          </w:tcPr>
          <w:p w14:paraId="428E71F3"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statut_global</w:t>
            </w:r>
            <w:proofErr w:type="spellEnd"/>
          </w:p>
        </w:tc>
        <w:tc>
          <w:tcPr>
            <w:tcW w:w="1600" w:type="dxa"/>
            <w:tcMar>
              <w:top w:w="60" w:type="dxa"/>
              <w:left w:w="90" w:type="dxa"/>
              <w:bottom w:w="60" w:type="dxa"/>
              <w:right w:w="90" w:type="dxa"/>
            </w:tcMar>
            <w:vAlign w:val="center"/>
          </w:tcPr>
          <w:p w14:paraId="6DB6566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 (calculé)</w:t>
            </w:r>
          </w:p>
        </w:tc>
        <w:tc>
          <w:tcPr>
            <w:tcW w:w="5600" w:type="dxa"/>
            <w:tcMar>
              <w:top w:w="60" w:type="dxa"/>
              <w:left w:w="90" w:type="dxa"/>
              <w:bottom w:w="60" w:type="dxa"/>
              <w:right w:w="90" w:type="dxa"/>
            </w:tcMar>
            <w:vAlign w:val="center"/>
          </w:tcPr>
          <w:p w14:paraId="071ED46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Atteint / En retard / En cours</w:t>
            </w:r>
          </w:p>
        </w:tc>
      </w:tr>
      <w:tr w:rsidR="00654214" w:rsidRPr="00D5621A" w14:paraId="3A817683" w14:textId="77777777">
        <w:tc>
          <w:tcPr>
            <w:tcW w:w="2600" w:type="dxa"/>
            <w:shd w:val="clear" w:color="auto" w:fill="EAF1E8"/>
            <w:tcMar>
              <w:top w:w="60" w:type="dxa"/>
              <w:left w:w="90" w:type="dxa"/>
              <w:bottom w:w="60" w:type="dxa"/>
              <w:right w:w="90" w:type="dxa"/>
            </w:tcMar>
            <w:vAlign w:val="center"/>
          </w:tcPr>
          <w:p w14:paraId="18035F75"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taux_execution_physique_global</w:t>
            </w:r>
            <w:proofErr w:type="spellEnd"/>
          </w:p>
        </w:tc>
        <w:tc>
          <w:tcPr>
            <w:tcW w:w="1600" w:type="dxa"/>
            <w:shd w:val="clear" w:color="auto" w:fill="EAF1E8"/>
            <w:tcMar>
              <w:top w:w="60" w:type="dxa"/>
              <w:left w:w="90" w:type="dxa"/>
              <w:bottom w:w="60" w:type="dxa"/>
              <w:right w:w="90" w:type="dxa"/>
            </w:tcMar>
            <w:vAlign w:val="center"/>
          </w:tcPr>
          <w:p w14:paraId="5471BF4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(calculé)</w:t>
            </w:r>
          </w:p>
        </w:tc>
        <w:tc>
          <w:tcPr>
            <w:tcW w:w="5600" w:type="dxa"/>
            <w:shd w:val="clear" w:color="auto" w:fill="EAF1E8"/>
            <w:tcMar>
              <w:top w:w="60" w:type="dxa"/>
              <w:left w:w="90" w:type="dxa"/>
              <w:bottom w:w="60" w:type="dxa"/>
              <w:right w:w="90" w:type="dxa"/>
            </w:tcMar>
            <w:vAlign w:val="center"/>
          </w:tcPr>
          <w:p w14:paraId="2AC3F45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Agrégation des </w:t>
            </w:r>
            <w:proofErr w:type="spellStart"/>
            <w:r w:rsidRPr="00D5621A">
              <w:rPr>
                <w:rFonts w:ascii="Cambria" w:eastAsia="Calibri" w:hAnsi="Cambria" w:cs="Calibri"/>
                <w:color w:val="000000"/>
                <w:sz w:val="24"/>
                <w:szCs w:val="24"/>
              </w:rPr>
              <w:t>taux_realisation</w:t>
            </w:r>
            <w:proofErr w:type="spellEnd"/>
            <w:r w:rsidRPr="00D5621A">
              <w:rPr>
                <w:rFonts w:ascii="Cambria" w:eastAsia="Calibri" w:hAnsi="Cambria" w:cs="Calibri"/>
                <w:color w:val="000000"/>
                <w:sz w:val="24"/>
                <w:szCs w:val="24"/>
              </w:rPr>
              <w:t xml:space="preserve"> des activités du projet (ou de l'ensemble des projets)</w:t>
            </w:r>
          </w:p>
        </w:tc>
      </w:tr>
      <w:tr w:rsidR="00654214" w:rsidRPr="00D5621A" w14:paraId="7ED49F5F" w14:textId="77777777">
        <w:tc>
          <w:tcPr>
            <w:tcW w:w="2600" w:type="dxa"/>
            <w:tcMar>
              <w:top w:w="60" w:type="dxa"/>
              <w:left w:w="90" w:type="dxa"/>
              <w:bottom w:w="60" w:type="dxa"/>
              <w:right w:w="90" w:type="dxa"/>
            </w:tcMar>
            <w:vAlign w:val="center"/>
          </w:tcPr>
          <w:p w14:paraId="13AC4F51"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taux_execution_financiere_global</w:t>
            </w:r>
            <w:proofErr w:type="spellEnd"/>
          </w:p>
        </w:tc>
        <w:tc>
          <w:tcPr>
            <w:tcW w:w="1600" w:type="dxa"/>
            <w:tcMar>
              <w:top w:w="60" w:type="dxa"/>
              <w:left w:w="90" w:type="dxa"/>
              <w:bottom w:w="60" w:type="dxa"/>
              <w:right w:w="90" w:type="dxa"/>
            </w:tcMar>
            <w:vAlign w:val="center"/>
          </w:tcPr>
          <w:p w14:paraId="546B941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(calculé)</w:t>
            </w:r>
          </w:p>
        </w:tc>
        <w:tc>
          <w:tcPr>
            <w:tcW w:w="5600" w:type="dxa"/>
            <w:tcMar>
              <w:top w:w="60" w:type="dxa"/>
              <w:left w:w="90" w:type="dxa"/>
              <w:bottom w:w="60" w:type="dxa"/>
              <w:right w:w="90" w:type="dxa"/>
            </w:tcMar>
            <w:vAlign w:val="center"/>
          </w:tcPr>
          <w:p w14:paraId="3E1D230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Σ </w:t>
            </w:r>
            <w:proofErr w:type="spellStart"/>
            <w:r w:rsidRPr="00D5621A">
              <w:rPr>
                <w:rFonts w:ascii="Cambria" w:eastAsia="Calibri" w:hAnsi="Cambria" w:cs="Calibri"/>
                <w:color w:val="000000"/>
                <w:sz w:val="24"/>
                <w:szCs w:val="24"/>
              </w:rPr>
              <w:t>budget_realise</w:t>
            </w:r>
            <w:proofErr w:type="spellEnd"/>
            <w:r w:rsidRPr="00D5621A">
              <w:rPr>
                <w:rFonts w:ascii="Cambria" w:eastAsia="Calibri" w:hAnsi="Cambria" w:cs="Calibri"/>
                <w:color w:val="000000"/>
                <w:sz w:val="24"/>
                <w:szCs w:val="24"/>
              </w:rPr>
              <w:t xml:space="preserve"> ÷ Σ </w:t>
            </w:r>
            <w:proofErr w:type="spellStart"/>
            <w:r w:rsidRPr="00D5621A">
              <w:rPr>
                <w:rFonts w:ascii="Cambria" w:eastAsia="Calibri" w:hAnsi="Cambria" w:cs="Calibri"/>
                <w:color w:val="000000"/>
                <w:sz w:val="24"/>
                <w:szCs w:val="24"/>
              </w:rPr>
              <w:t>budget_planifie</w:t>
            </w:r>
            <w:proofErr w:type="spellEnd"/>
            <w:r w:rsidRPr="00D5621A">
              <w:rPr>
                <w:rFonts w:ascii="Cambria" w:eastAsia="Calibri" w:hAnsi="Cambria" w:cs="Calibri"/>
                <w:color w:val="000000"/>
                <w:sz w:val="24"/>
                <w:szCs w:val="24"/>
              </w:rPr>
              <w:t xml:space="preserve"> du projet (ou de l'ensemble des projets)</w:t>
            </w:r>
          </w:p>
        </w:tc>
      </w:tr>
      <w:tr w:rsidR="00654214" w:rsidRPr="00D5621A" w14:paraId="666844CF" w14:textId="77777777">
        <w:tc>
          <w:tcPr>
            <w:tcW w:w="2600" w:type="dxa"/>
            <w:shd w:val="clear" w:color="auto" w:fill="EAF1E8"/>
            <w:tcMar>
              <w:top w:w="60" w:type="dxa"/>
              <w:left w:w="90" w:type="dxa"/>
              <w:bottom w:w="60" w:type="dxa"/>
              <w:right w:w="90" w:type="dxa"/>
            </w:tcMar>
            <w:vAlign w:val="center"/>
          </w:tcPr>
          <w:p w14:paraId="3DF300B0"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detail_activites</w:t>
            </w:r>
            <w:proofErr w:type="spellEnd"/>
          </w:p>
        </w:tc>
        <w:tc>
          <w:tcPr>
            <w:tcW w:w="1600" w:type="dxa"/>
            <w:shd w:val="clear" w:color="auto" w:fill="EAF1E8"/>
            <w:tcMar>
              <w:top w:w="60" w:type="dxa"/>
              <w:left w:w="90" w:type="dxa"/>
              <w:bottom w:w="60" w:type="dxa"/>
              <w:right w:w="90" w:type="dxa"/>
            </w:tcMar>
            <w:vAlign w:val="center"/>
          </w:tcPr>
          <w:p w14:paraId="2E6E3F79"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shd w:val="clear" w:color="auto" w:fill="EAF1E8"/>
            <w:tcMar>
              <w:top w:w="60" w:type="dxa"/>
              <w:left w:w="90" w:type="dxa"/>
              <w:bottom w:w="60" w:type="dxa"/>
              <w:right w:w="90" w:type="dxa"/>
            </w:tcMar>
            <w:vAlign w:val="center"/>
          </w:tcPr>
          <w:p w14:paraId="5685CF2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Statut + commentaire pour chaque activité</w:t>
            </w:r>
          </w:p>
        </w:tc>
      </w:tr>
      <w:tr w:rsidR="00654214" w:rsidRPr="00D5621A" w14:paraId="6614686A" w14:textId="77777777">
        <w:tc>
          <w:tcPr>
            <w:tcW w:w="2600" w:type="dxa"/>
            <w:tcMar>
              <w:top w:w="60" w:type="dxa"/>
              <w:left w:w="90" w:type="dxa"/>
              <w:bottom w:w="60" w:type="dxa"/>
              <w:right w:w="90" w:type="dxa"/>
            </w:tcMar>
            <w:vAlign w:val="center"/>
          </w:tcPr>
          <w:p w14:paraId="4924A3E6"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statistiques_zones</w:t>
            </w:r>
            <w:proofErr w:type="spellEnd"/>
          </w:p>
        </w:tc>
        <w:tc>
          <w:tcPr>
            <w:tcW w:w="1600" w:type="dxa"/>
            <w:tcMar>
              <w:top w:w="60" w:type="dxa"/>
              <w:left w:w="90" w:type="dxa"/>
              <w:bottom w:w="60" w:type="dxa"/>
              <w:right w:w="90" w:type="dxa"/>
            </w:tcMar>
            <w:vAlign w:val="center"/>
          </w:tcPr>
          <w:p w14:paraId="1DB07B35"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 (calculé)</w:t>
            </w:r>
          </w:p>
        </w:tc>
        <w:tc>
          <w:tcPr>
            <w:tcW w:w="5600" w:type="dxa"/>
            <w:tcMar>
              <w:top w:w="60" w:type="dxa"/>
              <w:left w:w="90" w:type="dxa"/>
              <w:bottom w:w="60" w:type="dxa"/>
              <w:right w:w="90" w:type="dxa"/>
            </w:tcMar>
            <w:vAlign w:val="center"/>
          </w:tcPr>
          <w:p w14:paraId="1673732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Nombre / fréquence d'interventions par zone ; identifie les zones les plus couvertes</w:t>
            </w:r>
          </w:p>
        </w:tc>
      </w:tr>
      <w:tr w:rsidR="00654214" w:rsidRPr="00D5621A" w14:paraId="3B174EED" w14:textId="77777777">
        <w:tc>
          <w:tcPr>
            <w:tcW w:w="2600" w:type="dxa"/>
            <w:shd w:val="clear" w:color="auto" w:fill="EAF1E8"/>
            <w:tcMar>
              <w:top w:w="60" w:type="dxa"/>
              <w:left w:w="90" w:type="dxa"/>
              <w:bottom w:w="60" w:type="dxa"/>
              <w:right w:w="90" w:type="dxa"/>
            </w:tcMar>
            <w:vAlign w:val="center"/>
          </w:tcPr>
          <w:p w14:paraId="37F6A9E3"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statistiques_beneficiaires</w:t>
            </w:r>
            <w:proofErr w:type="spellEnd"/>
          </w:p>
        </w:tc>
        <w:tc>
          <w:tcPr>
            <w:tcW w:w="1600" w:type="dxa"/>
            <w:shd w:val="clear" w:color="auto" w:fill="EAF1E8"/>
            <w:tcMar>
              <w:top w:w="60" w:type="dxa"/>
              <w:left w:w="90" w:type="dxa"/>
              <w:bottom w:w="60" w:type="dxa"/>
              <w:right w:w="90" w:type="dxa"/>
            </w:tcMar>
            <w:vAlign w:val="center"/>
          </w:tcPr>
          <w:p w14:paraId="0CE03B3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 (calculé) [NOUVEAU]</w:t>
            </w:r>
          </w:p>
        </w:tc>
        <w:tc>
          <w:tcPr>
            <w:tcW w:w="5600" w:type="dxa"/>
            <w:shd w:val="clear" w:color="auto" w:fill="EAF1E8"/>
            <w:tcMar>
              <w:top w:w="60" w:type="dxa"/>
              <w:left w:w="90" w:type="dxa"/>
              <w:bottom w:w="60" w:type="dxa"/>
              <w:right w:w="90" w:type="dxa"/>
            </w:tcMar>
            <w:vAlign w:val="center"/>
          </w:tcPr>
          <w:p w14:paraId="114C66F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Nombre de bénéficiaires uniques touchés, dont doublons détectés entre projets</w:t>
            </w:r>
          </w:p>
        </w:tc>
      </w:tr>
    </w:tbl>
    <w:p w14:paraId="083BA63B" w14:textId="77777777" w:rsidR="00654214" w:rsidRPr="00D5621A" w:rsidRDefault="00654214" w:rsidP="00D5621A">
      <w:pPr>
        <w:spacing w:after="200"/>
        <w:jc w:val="both"/>
        <w:rPr>
          <w:rFonts w:ascii="Cambria" w:hAnsi="Cambria"/>
          <w:sz w:val="24"/>
          <w:szCs w:val="24"/>
        </w:rPr>
      </w:pPr>
    </w:p>
    <w:p w14:paraId="7364C786" w14:textId="77777777" w:rsidR="00654214" w:rsidRPr="00D5621A" w:rsidRDefault="00C570FC" w:rsidP="00D5621A">
      <w:pPr>
        <w:pStyle w:val="Titre3"/>
        <w:spacing w:before="200" w:after="100"/>
        <w:jc w:val="both"/>
        <w:rPr>
          <w:rFonts w:ascii="Cambria" w:hAnsi="Cambria"/>
        </w:rPr>
      </w:pPr>
      <w:bookmarkStart w:id="68" w:name="_Toc237032902"/>
      <w:r w:rsidRPr="00D5621A">
        <w:rPr>
          <w:rFonts w:ascii="Cambria" w:eastAsia="Calibri" w:hAnsi="Cambria" w:cs="Calibri"/>
          <w:b/>
          <w:bCs/>
          <w:color w:val="2E7D32"/>
        </w:rPr>
        <w:t>16. UTILISATEUR (compte plateforme)</w:t>
      </w:r>
      <w:bookmarkEnd w:id="68"/>
    </w:p>
    <w:p w14:paraId="7C475251"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Distincte d'INTERVENANT : un utilisateur est un compte d'accès à la plateforme, avec un rôle et un périmètre de droits. Un intervenant peut avoir (ou non) un compte utilisateur associé.</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600"/>
      </w:tblGrid>
      <w:tr w:rsidR="00654214" w:rsidRPr="00D5621A" w14:paraId="309448B7" w14:textId="77777777">
        <w:trPr>
          <w:tblHeader/>
        </w:trPr>
        <w:tc>
          <w:tcPr>
            <w:tcW w:w="2600" w:type="dxa"/>
            <w:shd w:val="clear" w:color="auto" w:fill="1F3864"/>
            <w:tcMar>
              <w:top w:w="60" w:type="dxa"/>
              <w:left w:w="90" w:type="dxa"/>
              <w:bottom w:w="60" w:type="dxa"/>
              <w:right w:w="90" w:type="dxa"/>
            </w:tcMar>
            <w:vAlign w:val="center"/>
          </w:tcPr>
          <w:p w14:paraId="572DEA55"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Attribut</w:t>
            </w:r>
          </w:p>
        </w:tc>
        <w:tc>
          <w:tcPr>
            <w:tcW w:w="1600" w:type="dxa"/>
            <w:shd w:val="clear" w:color="auto" w:fill="1F3864"/>
            <w:tcMar>
              <w:top w:w="60" w:type="dxa"/>
              <w:left w:w="90" w:type="dxa"/>
              <w:bottom w:w="60" w:type="dxa"/>
              <w:right w:w="90" w:type="dxa"/>
            </w:tcMar>
            <w:vAlign w:val="center"/>
          </w:tcPr>
          <w:p w14:paraId="178390EE"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Type</w:t>
            </w:r>
          </w:p>
        </w:tc>
        <w:tc>
          <w:tcPr>
            <w:tcW w:w="5600" w:type="dxa"/>
            <w:shd w:val="clear" w:color="auto" w:fill="1F3864"/>
            <w:tcMar>
              <w:top w:w="60" w:type="dxa"/>
              <w:left w:w="90" w:type="dxa"/>
              <w:bottom w:w="60" w:type="dxa"/>
              <w:right w:w="90" w:type="dxa"/>
            </w:tcMar>
            <w:vAlign w:val="center"/>
          </w:tcPr>
          <w:p w14:paraId="2D5BA9F8"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Description / Règle</w:t>
            </w:r>
          </w:p>
        </w:tc>
      </w:tr>
      <w:tr w:rsidR="00654214" w:rsidRPr="00D5621A" w14:paraId="5AEC6226" w14:textId="77777777">
        <w:tc>
          <w:tcPr>
            <w:tcW w:w="2600" w:type="dxa"/>
            <w:tcMar>
              <w:top w:w="60" w:type="dxa"/>
              <w:left w:w="90" w:type="dxa"/>
              <w:bottom w:w="60" w:type="dxa"/>
              <w:right w:w="90" w:type="dxa"/>
            </w:tcMar>
            <w:vAlign w:val="center"/>
          </w:tcPr>
          <w:p w14:paraId="43B6621B"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id_utilisateur</w:t>
            </w:r>
            <w:proofErr w:type="spellEnd"/>
          </w:p>
        </w:tc>
        <w:tc>
          <w:tcPr>
            <w:tcW w:w="1600" w:type="dxa"/>
            <w:tcMar>
              <w:top w:w="60" w:type="dxa"/>
              <w:left w:w="90" w:type="dxa"/>
              <w:bottom w:w="60" w:type="dxa"/>
              <w:right w:w="90" w:type="dxa"/>
            </w:tcMar>
            <w:vAlign w:val="center"/>
          </w:tcPr>
          <w:p w14:paraId="46DE868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Identifiant</w:t>
            </w:r>
          </w:p>
        </w:tc>
        <w:tc>
          <w:tcPr>
            <w:tcW w:w="5600" w:type="dxa"/>
            <w:tcMar>
              <w:top w:w="60" w:type="dxa"/>
              <w:left w:w="90" w:type="dxa"/>
              <w:bottom w:w="60" w:type="dxa"/>
              <w:right w:w="90" w:type="dxa"/>
            </w:tcMar>
            <w:vAlign w:val="center"/>
          </w:tcPr>
          <w:p w14:paraId="61DC491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Clé primaire</w:t>
            </w:r>
          </w:p>
        </w:tc>
      </w:tr>
      <w:tr w:rsidR="00654214" w:rsidRPr="00D5621A" w14:paraId="33F76DAB" w14:textId="77777777">
        <w:tc>
          <w:tcPr>
            <w:tcW w:w="2600" w:type="dxa"/>
            <w:shd w:val="clear" w:color="auto" w:fill="EAF1E8"/>
            <w:tcMar>
              <w:top w:w="60" w:type="dxa"/>
              <w:left w:w="90" w:type="dxa"/>
              <w:bottom w:w="60" w:type="dxa"/>
              <w:right w:w="90" w:type="dxa"/>
            </w:tcMar>
            <w:vAlign w:val="center"/>
          </w:tcPr>
          <w:p w14:paraId="397E3C7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nom / </w:t>
            </w:r>
            <w:proofErr w:type="spellStart"/>
            <w:r w:rsidRPr="00D5621A">
              <w:rPr>
                <w:rFonts w:ascii="Cambria" w:eastAsia="Calibri" w:hAnsi="Cambria" w:cs="Calibri"/>
                <w:color w:val="000000"/>
                <w:sz w:val="24"/>
                <w:szCs w:val="24"/>
              </w:rPr>
              <w:t>prenom</w:t>
            </w:r>
            <w:proofErr w:type="spellEnd"/>
            <w:r w:rsidRPr="00D5621A">
              <w:rPr>
                <w:rFonts w:ascii="Cambria" w:eastAsia="Calibri" w:hAnsi="Cambria" w:cs="Calibri"/>
                <w:color w:val="000000"/>
                <w:sz w:val="24"/>
                <w:szCs w:val="24"/>
              </w:rPr>
              <w:t xml:space="preserve"> / email</w:t>
            </w:r>
          </w:p>
        </w:tc>
        <w:tc>
          <w:tcPr>
            <w:tcW w:w="1600" w:type="dxa"/>
            <w:shd w:val="clear" w:color="auto" w:fill="EAF1E8"/>
            <w:tcMar>
              <w:top w:w="60" w:type="dxa"/>
              <w:left w:w="90" w:type="dxa"/>
              <w:bottom w:w="60" w:type="dxa"/>
              <w:right w:w="90" w:type="dxa"/>
            </w:tcMar>
            <w:vAlign w:val="center"/>
          </w:tcPr>
          <w:p w14:paraId="3AE3B52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Texte</w:t>
            </w:r>
          </w:p>
        </w:tc>
        <w:tc>
          <w:tcPr>
            <w:tcW w:w="5600" w:type="dxa"/>
            <w:shd w:val="clear" w:color="auto" w:fill="EAF1E8"/>
            <w:tcMar>
              <w:top w:w="60" w:type="dxa"/>
              <w:left w:w="90" w:type="dxa"/>
              <w:bottom w:w="60" w:type="dxa"/>
              <w:right w:w="90" w:type="dxa"/>
            </w:tcMar>
            <w:vAlign w:val="center"/>
          </w:tcPr>
          <w:p w14:paraId="4CAA1514" w14:textId="77777777" w:rsidR="00654214" w:rsidRPr="00D5621A" w:rsidRDefault="00654214" w:rsidP="00D5621A">
            <w:pPr>
              <w:jc w:val="both"/>
              <w:rPr>
                <w:rFonts w:ascii="Cambria" w:hAnsi="Cambria"/>
                <w:sz w:val="24"/>
                <w:szCs w:val="24"/>
              </w:rPr>
            </w:pPr>
          </w:p>
        </w:tc>
      </w:tr>
      <w:tr w:rsidR="00654214" w:rsidRPr="00D5621A" w14:paraId="2C1434A4" w14:textId="77777777">
        <w:tc>
          <w:tcPr>
            <w:tcW w:w="2600" w:type="dxa"/>
            <w:tcMar>
              <w:top w:w="60" w:type="dxa"/>
              <w:left w:w="90" w:type="dxa"/>
              <w:bottom w:w="60" w:type="dxa"/>
              <w:right w:w="90" w:type="dxa"/>
            </w:tcMar>
            <w:vAlign w:val="center"/>
          </w:tcPr>
          <w:p w14:paraId="363704F3"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role</w:t>
            </w:r>
            <w:proofErr w:type="spellEnd"/>
          </w:p>
        </w:tc>
        <w:tc>
          <w:tcPr>
            <w:tcW w:w="1600" w:type="dxa"/>
            <w:tcMar>
              <w:top w:w="60" w:type="dxa"/>
              <w:left w:w="90" w:type="dxa"/>
              <w:bottom w:w="60" w:type="dxa"/>
              <w:right w:w="90" w:type="dxa"/>
            </w:tcMar>
            <w:vAlign w:val="center"/>
          </w:tcPr>
          <w:p w14:paraId="77C5B13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tcMar>
              <w:top w:w="60" w:type="dxa"/>
              <w:left w:w="90" w:type="dxa"/>
              <w:bottom w:w="60" w:type="dxa"/>
              <w:right w:w="90" w:type="dxa"/>
            </w:tcMar>
            <w:vAlign w:val="center"/>
          </w:tcPr>
          <w:p w14:paraId="762CB47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Coordonnateur général, Chargé de programme, Chargé de suivi-évaluation, Responsable des affaires financières, Chef de projet, Chef de service, Animateur, Administrateur système</w:t>
            </w:r>
          </w:p>
        </w:tc>
      </w:tr>
      <w:tr w:rsidR="00654214" w:rsidRPr="00D5621A" w14:paraId="686953E7" w14:textId="77777777">
        <w:tc>
          <w:tcPr>
            <w:tcW w:w="2600" w:type="dxa"/>
            <w:shd w:val="clear" w:color="auto" w:fill="EAF1E8"/>
            <w:tcMar>
              <w:top w:w="60" w:type="dxa"/>
              <w:left w:w="90" w:type="dxa"/>
              <w:bottom w:w="60" w:type="dxa"/>
              <w:right w:w="90" w:type="dxa"/>
            </w:tcMar>
            <w:vAlign w:val="center"/>
          </w:tcPr>
          <w:p w14:paraId="1E34315A"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niveau_acces</w:t>
            </w:r>
            <w:proofErr w:type="spellEnd"/>
          </w:p>
        </w:tc>
        <w:tc>
          <w:tcPr>
            <w:tcW w:w="1600" w:type="dxa"/>
            <w:shd w:val="clear" w:color="auto" w:fill="EAF1E8"/>
            <w:tcMar>
              <w:top w:w="60" w:type="dxa"/>
              <w:left w:w="90" w:type="dxa"/>
              <w:bottom w:w="60" w:type="dxa"/>
              <w:right w:w="90" w:type="dxa"/>
            </w:tcMar>
            <w:vAlign w:val="center"/>
          </w:tcPr>
          <w:p w14:paraId="5355FEE5"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Liste</w:t>
            </w:r>
          </w:p>
        </w:tc>
        <w:tc>
          <w:tcPr>
            <w:tcW w:w="5600" w:type="dxa"/>
            <w:shd w:val="clear" w:color="auto" w:fill="EAF1E8"/>
            <w:tcMar>
              <w:top w:w="60" w:type="dxa"/>
              <w:left w:w="90" w:type="dxa"/>
              <w:bottom w:w="60" w:type="dxa"/>
              <w:right w:w="90" w:type="dxa"/>
            </w:tcMar>
            <w:vAlign w:val="center"/>
          </w:tcPr>
          <w:p w14:paraId="25206FA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Lecture seule / Saisie / Validation / Administration</w:t>
            </w:r>
          </w:p>
        </w:tc>
      </w:tr>
      <w:tr w:rsidR="00654214" w:rsidRPr="00D5621A" w14:paraId="53A5C518" w14:textId="77777777">
        <w:tc>
          <w:tcPr>
            <w:tcW w:w="2600" w:type="dxa"/>
            <w:tcMar>
              <w:top w:w="60" w:type="dxa"/>
              <w:left w:w="90" w:type="dxa"/>
              <w:bottom w:w="60" w:type="dxa"/>
              <w:right w:w="90" w:type="dxa"/>
            </w:tcMar>
            <w:vAlign w:val="center"/>
          </w:tcPr>
          <w:p w14:paraId="2BC4C220"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projets_autorises</w:t>
            </w:r>
            <w:proofErr w:type="spellEnd"/>
          </w:p>
        </w:tc>
        <w:tc>
          <w:tcPr>
            <w:tcW w:w="1600" w:type="dxa"/>
            <w:tcMar>
              <w:top w:w="60" w:type="dxa"/>
              <w:left w:w="90" w:type="dxa"/>
              <w:bottom w:w="60" w:type="dxa"/>
              <w:right w:w="90" w:type="dxa"/>
            </w:tcMar>
            <w:vAlign w:val="center"/>
          </w:tcPr>
          <w:p w14:paraId="36580D1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Relation N-N → PROJET</w:t>
            </w:r>
          </w:p>
        </w:tc>
        <w:tc>
          <w:tcPr>
            <w:tcW w:w="5600" w:type="dxa"/>
            <w:tcMar>
              <w:top w:w="60" w:type="dxa"/>
              <w:left w:w="90" w:type="dxa"/>
              <w:bottom w:w="60" w:type="dxa"/>
              <w:right w:w="90" w:type="dxa"/>
            </w:tcMar>
            <w:vAlign w:val="center"/>
          </w:tcPr>
          <w:p w14:paraId="6AFBA99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Périmètre de projets visibles/éditables par l'utilisateur</w:t>
            </w:r>
          </w:p>
        </w:tc>
      </w:tr>
    </w:tbl>
    <w:p w14:paraId="19870F40" w14:textId="77777777" w:rsidR="00654214" w:rsidRPr="00D5621A" w:rsidRDefault="00654214" w:rsidP="00D5621A">
      <w:pPr>
        <w:spacing w:after="200"/>
        <w:jc w:val="both"/>
        <w:rPr>
          <w:rFonts w:ascii="Cambria" w:hAnsi="Cambria"/>
          <w:sz w:val="24"/>
          <w:szCs w:val="24"/>
        </w:rPr>
      </w:pPr>
    </w:p>
    <w:p w14:paraId="6D60C272" w14:textId="77777777" w:rsidR="00654214" w:rsidRPr="00D5621A" w:rsidRDefault="00C570FC" w:rsidP="00D5621A">
      <w:pPr>
        <w:pStyle w:val="Titre1"/>
        <w:pBdr>
          <w:bottom w:val="single" w:sz="8" w:space="4" w:color="2E7D32"/>
        </w:pBdr>
        <w:spacing w:before="400" w:after="200"/>
        <w:jc w:val="both"/>
        <w:rPr>
          <w:rFonts w:ascii="Cambria" w:hAnsi="Cambria"/>
          <w:sz w:val="24"/>
          <w:szCs w:val="24"/>
        </w:rPr>
      </w:pPr>
      <w:bookmarkStart w:id="69" w:name="_Toc237032903"/>
      <w:r w:rsidRPr="00D5621A">
        <w:rPr>
          <w:rFonts w:ascii="Cambria" w:eastAsia="Calibri" w:hAnsi="Cambria" w:cs="Calibri"/>
          <w:b/>
          <w:bCs/>
          <w:color w:val="1F3864"/>
          <w:sz w:val="24"/>
          <w:szCs w:val="24"/>
        </w:rPr>
        <w:t>7. Règles de gestion</w:t>
      </w:r>
      <w:bookmarkEnd w:id="6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400"/>
      </w:tblGrid>
      <w:tr w:rsidR="00654214" w:rsidRPr="00D5621A" w14:paraId="7562DCE0" w14:textId="77777777">
        <w:trPr>
          <w:tblHeader/>
        </w:trPr>
        <w:tc>
          <w:tcPr>
            <w:tcW w:w="3400" w:type="dxa"/>
            <w:shd w:val="clear" w:color="auto" w:fill="1F3864"/>
            <w:tcMar>
              <w:top w:w="60" w:type="dxa"/>
              <w:left w:w="90" w:type="dxa"/>
              <w:bottom w:w="60" w:type="dxa"/>
              <w:right w:w="90" w:type="dxa"/>
            </w:tcMar>
            <w:vAlign w:val="center"/>
          </w:tcPr>
          <w:p w14:paraId="34107218"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Règle</w:t>
            </w:r>
          </w:p>
        </w:tc>
        <w:tc>
          <w:tcPr>
            <w:tcW w:w="6400" w:type="dxa"/>
            <w:shd w:val="clear" w:color="auto" w:fill="1F3864"/>
            <w:tcMar>
              <w:top w:w="60" w:type="dxa"/>
              <w:left w:w="90" w:type="dxa"/>
              <w:bottom w:w="60" w:type="dxa"/>
              <w:right w:w="90" w:type="dxa"/>
            </w:tcMar>
            <w:vAlign w:val="center"/>
          </w:tcPr>
          <w:p w14:paraId="75F5E519"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Formule / logique</w:t>
            </w:r>
          </w:p>
        </w:tc>
      </w:tr>
      <w:tr w:rsidR="00654214" w:rsidRPr="00D5621A" w14:paraId="0ECDB075" w14:textId="77777777">
        <w:tc>
          <w:tcPr>
            <w:tcW w:w="3400" w:type="dxa"/>
            <w:tcMar>
              <w:top w:w="60" w:type="dxa"/>
              <w:left w:w="90" w:type="dxa"/>
              <w:bottom w:w="60" w:type="dxa"/>
              <w:right w:w="90" w:type="dxa"/>
            </w:tcMar>
            <w:vAlign w:val="center"/>
          </w:tcPr>
          <w:p w14:paraId="6CC073A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Taux de réalisation d'une activité</w:t>
            </w:r>
          </w:p>
        </w:tc>
        <w:tc>
          <w:tcPr>
            <w:tcW w:w="6400" w:type="dxa"/>
            <w:tcMar>
              <w:top w:w="60" w:type="dxa"/>
              <w:left w:w="90" w:type="dxa"/>
              <w:bottom w:w="60" w:type="dxa"/>
              <w:right w:w="90" w:type="dxa"/>
            </w:tcMar>
            <w:vAlign w:val="center"/>
          </w:tcPr>
          <w:p w14:paraId="2E22F99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quantité (ou produit) réalisée ÷ quantité (ou produit) prévue × 100</w:t>
            </w:r>
          </w:p>
        </w:tc>
      </w:tr>
      <w:tr w:rsidR="00654214" w:rsidRPr="00D5621A" w14:paraId="0B938EF2" w14:textId="77777777">
        <w:tc>
          <w:tcPr>
            <w:tcW w:w="3400" w:type="dxa"/>
            <w:shd w:val="clear" w:color="auto" w:fill="EAF1E8"/>
            <w:tcMar>
              <w:top w:w="60" w:type="dxa"/>
              <w:left w:w="90" w:type="dxa"/>
              <w:bottom w:w="60" w:type="dxa"/>
              <w:right w:w="90" w:type="dxa"/>
            </w:tcMar>
            <w:vAlign w:val="center"/>
          </w:tcPr>
          <w:p w14:paraId="03F73E7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Taux d'exécution financière d'une activité</w:t>
            </w:r>
          </w:p>
        </w:tc>
        <w:tc>
          <w:tcPr>
            <w:tcW w:w="6400" w:type="dxa"/>
            <w:shd w:val="clear" w:color="auto" w:fill="EAF1E8"/>
            <w:tcMar>
              <w:top w:w="60" w:type="dxa"/>
              <w:left w:w="90" w:type="dxa"/>
              <w:bottom w:w="60" w:type="dxa"/>
              <w:right w:w="90" w:type="dxa"/>
            </w:tcMar>
            <w:vAlign w:val="center"/>
          </w:tcPr>
          <w:p w14:paraId="3F250DEA"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budget_realise</w:t>
            </w:r>
            <w:proofErr w:type="spellEnd"/>
            <w:r w:rsidRPr="00D5621A">
              <w:rPr>
                <w:rFonts w:ascii="Cambria" w:eastAsia="Calibri" w:hAnsi="Cambria" w:cs="Calibri"/>
                <w:color w:val="000000"/>
                <w:sz w:val="24"/>
                <w:szCs w:val="24"/>
              </w:rPr>
              <w:t xml:space="preserve"> ÷ </w:t>
            </w:r>
            <w:proofErr w:type="spellStart"/>
            <w:r w:rsidRPr="00D5621A">
              <w:rPr>
                <w:rFonts w:ascii="Cambria" w:eastAsia="Calibri" w:hAnsi="Cambria" w:cs="Calibri"/>
                <w:color w:val="000000"/>
                <w:sz w:val="24"/>
                <w:szCs w:val="24"/>
              </w:rPr>
              <w:t>budget_planifie</w:t>
            </w:r>
            <w:proofErr w:type="spellEnd"/>
            <w:r w:rsidRPr="00D5621A">
              <w:rPr>
                <w:rFonts w:ascii="Cambria" w:eastAsia="Calibri" w:hAnsi="Cambria" w:cs="Calibri"/>
                <w:color w:val="000000"/>
                <w:sz w:val="24"/>
                <w:szCs w:val="24"/>
              </w:rPr>
              <w:t xml:space="preserve"> × 100</w:t>
            </w:r>
          </w:p>
        </w:tc>
      </w:tr>
      <w:tr w:rsidR="00654214" w:rsidRPr="00D5621A" w14:paraId="07C08E45" w14:textId="77777777">
        <w:tc>
          <w:tcPr>
            <w:tcW w:w="3400" w:type="dxa"/>
            <w:tcMar>
              <w:top w:w="60" w:type="dxa"/>
              <w:left w:w="90" w:type="dxa"/>
              <w:bottom w:w="60" w:type="dxa"/>
              <w:right w:w="90" w:type="dxa"/>
            </w:tcMar>
            <w:vAlign w:val="center"/>
          </w:tcPr>
          <w:p w14:paraId="36DF919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Taux d'exécution financière d'un projet</w:t>
            </w:r>
          </w:p>
        </w:tc>
        <w:tc>
          <w:tcPr>
            <w:tcW w:w="6400" w:type="dxa"/>
            <w:tcMar>
              <w:top w:w="60" w:type="dxa"/>
              <w:left w:w="90" w:type="dxa"/>
              <w:bottom w:w="60" w:type="dxa"/>
              <w:right w:w="90" w:type="dxa"/>
            </w:tcMar>
            <w:vAlign w:val="center"/>
          </w:tcPr>
          <w:p w14:paraId="39E0FFC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Σ </w:t>
            </w:r>
            <w:proofErr w:type="spellStart"/>
            <w:r w:rsidRPr="00D5621A">
              <w:rPr>
                <w:rFonts w:ascii="Cambria" w:eastAsia="Calibri" w:hAnsi="Cambria" w:cs="Calibri"/>
                <w:color w:val="000000"/>
                <w:sz w:val="24"/>
                <w:szCs w:val="24"/>
              </w:rPr>
              <w:t>budget_realise</w:t>
            </w:r>
            <w:proofErr w:type="spellEnd"/>
            <w:r w:rsidRPr="00D5621A">
              <w:rPr>
                <w:rFonts w:ascii="Cambria" w:eastAsia="Calibri" w:hAnsi="Cambria" w:cs="Calibri"/>
                <w:color w:val="000000"/>
                <w:sz w:val="24"/>
                <w:szCs w:val="24"/>
              </w:rPr>
              <w:t xml:space="preserve"> (toutes activités) ÷ Σ </w:t>
            </w:r>
            <w:proofErr w:type="spellStart"/>
            <w:r w:rsidRPr="00D5621A">
              <w:rPr>
                <w:rFonts w:ascii="Cambria" w:eastAsia="Calibri" w:hAnsi="Cambria" w:cs="Calibri"/>
                <w:color w:val="000000"/>
                <w:sz w:val="24"/>
                <w:szCs w:val="24"/>
              </w:rPr>
              <w:t>budget_planifie</w:t>
            </w:r>
            <w:proofErr w:type="spellEnd"/>
            <w:r w:rsidRPr="00D5621A">
              <w:rPr>
                <w:rFonts w:ascii="Cambria" w:eastAsia="Calibri" w:hAnsi="Cambria" w:cs="Calibri"/>
                <w:color w:val="000000"/>
                <w:sz w:val="24"/>
                <w:szCs w:val="24"/>
              </w:rPr>
              <w:t xml:space="preserve"> (toutes activités) × 100</w:t>
            </w:r>
          </w:p>
        </w:tc>
      </w:tr>
      <w:tr w:rsidR="00654214" w:rsidRPr="00D5621A" w14:paraId="2A7DED59" w14:textId="77777777">
        <w:tc>
          <w:tcPr>
            <w:tcW w:w="3400" w:type="dxa"/>
            <w:shd w:val="clear" w:color="auto" w:fill="EAF1E8"/>
            <w:tcMar>
              <w:top w:w="60" w:type="dxa"/>
              <w:left w:w="90" w:type="dxa"/>
              <w:bottom w:w="60" w:type="dxa"/>
              <w:right w:w="90" w:type="dxa"/>
            </w:tcMar>
            <w:vAlign w:val="center"/>
          </w:tcPr>
          <w:p w14:paraId="011EA9E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lastRenderedPageBreak/>
              <w:t>Niveau d'atteinte d'un indicateur</w:t>
            </w:r>
          </w:p>
        </w:tc>
        <w:tc>
          <w:tcPr>
            <w:tcW w:w="6400" w:type="dxa"/>
            <w:shd w:val="clear" w:color="auto" w:fill="EAF1E8"/>
            <w:tcMar>
              <w:top w:w="60" w:type="dxa"/>
              <w:left w:w="90" w:type="dxa"/>
              <w:bottom w:w="60" w:type="dxa"/>
              <w:right w:w="90" w:type="dxa"/>
            </w:tcMar>
            <w:vAlign w:val="center"/>
          </w:tcPr>
          <w:p w14:paraId="10691601"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valeur_realisee</w:t>
            </w:r>
            <w:proofErr w:type="spellEnd"/>
            <w:r w:rsidRPr="00D5621A">
              <w:rPr>
                <w:rFonts w:ascii="Cambria" w:eastAsia="Calibri" w:hAnsi="Cambria" w:cs="Calibri"/>
                <w:color w:val="000000"/>
                <w:sz w:val="24"/>
                <w:szCs w:val="24"/>
              </w:rPr>
              <w:t xml:space="preserve"> ÷ </w:t>
            </w:r>
            <w:proofErr w:type="spellStart"/>
            <w:r w:rsidRPr="00D5621A">
              <w:rPr>
                <w:rFonts w:ascii="Cambria" w:eastAsia="Calibri" w:hAnsi="Cambria" w:cs="Calibri"/>
                <w:color w:val="000000"/>
                <w:sz w:val="24"/>
                <w:szCs w:val="24"/>
              </w:rPr>
              <w:t>valeur_prevue</w:t>
            </w:r>
            <w:proofErr w:type="spellEnd"/>
            <w:r w:rsidRPr="00D5621A">
              <w:rPr>
                <w:rFonts w:ascii="Cambria" w:eastAsia="Calibri" w:hAnsi="Cambria" w:cs="Calibri"/>
                <w:color w:val="000000"/>
                <w:sz w:val="24"/>
                <w:szCs w:val="24"/>
              </w:rPr>
              <w:t xml:space="preserve"> × 100</w:t>
            </w:r>
          </w:p>
        </w:tc>
      </w:tr>
      <w:tr w:rsidR="00654214" w:rsidRPr="00D5621A" w14:paraId="473DD32C" w14:textId="77777777">
        <w:tc>
          <w:tcPr>
            <w:tcW w:w="3400" w:type="dxa"/>
            <w:tcMar>
              <w:top w:w="60" w:type="dxa"/>
              <w:left w:w="90" w:type="dxa"/>
              <w:bottom w:w="60" w:type="dxa"/>
              <w:right w:w="90" w:type="dxa"/>
            </w:tcMar>
            <w:vAlign w:val="center"/>
          </w:tcPr>
          <w:p w14:paraId="3C072B2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Statut d'un objectif (agrégation)</w:t>
            </w:r>
          </w:p>
        </w:tc>
        <w:tc>
          <w:tcPr>
            <w:tcW w:w="6400" w:type="dxa"/>
            <w:tcMar>
              <w:top w:w="60" w:type="dxa"/>
              <w:left w:w="90" w:type="dxa"/>
              <w:bottom w:w="60" w:type="dxa"/>
              <w:right w:w="90" w:type="dxa"/>
            </w:tcMar>
            <w:vAlign w:val="center"/>
          </w:tcPr>
          <w:p w14:paraId="7A0FB27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Calculé à partir du niveau d'atteinte moyen des indicateurs qui lui sont rattachés</w:t>
            </w:r>
          </w:p>
        </w:tc>
      </w:tr>
      <w:tr w:rsidR="00654214" w:rsidRPr="00D5621A" w14:paraId="2C1D2E9C" w14:textId="77777777">
        <w:tc>
          <w:tcPr>
            <w:tcW w:w="3400" w:type="dxa"/>
            <w:shd w:val="clear" w:color="auto" w:fill="EAF1E8"/>
            <w:tcMar>
              <w:top w:w="60" w:type="dxa"/>
              <w:left w:w="90" w:type="dxa"/>
              <w:bottom w:w="60" w:type="dxa"/>
              <w:right w:w="90" w:type="dxa"/>
            </w:tcMar>
            <w:vAlign w:val="center"/>
          </w:tcPr>
          <w:p w14:paraId="29DB205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Alerte de retard (activité)</w:t>
            </w:r>
          </w:p>
        </w:tc>
        <w:tc>
          <w:tcPr>
            <w:tcW w:w="6400" w:type="dxa"/>
            <w:shd w:val="clear" w:color="auto" w:fill="EAF1E8"/>
            <w:tcMar>
              <w:top w:w="60" w:type="dxa"/>
              <w:left w:w="90" w:type="dxa"/>
              <w:bottom w:w="60" w:type="dxa"/>
              <w:right w:w="90" w:type="dxa"/>
            </w:tcMar>
            <w:vAlign w:val="center"/>
          </w:tcPr>
          <w:p w14:paraId="56739B6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Déclenchée si </w:t>
            </w:r>
            <w:proofErr w:type="spellStart"/>
            <w:r w:rsidRPr="00D5621A">
              <w:rPr>
                <w:rFonts w:ascii="Cambria" w:eastAsia="Calibri" w:hAnsi="Cambria" w:cs="Calibri"/>
                <w:color w:val="000000"/>
                <w:sz w:val="24"/>
                <w:szCs w:val="24"/>
              </w:rPr>
              <w:t>date_fin_planifiee</w:t>
            </w:r>
            <w:proofErr w:type="spellEnd"/>
            <w:r w:rsidRPr="00D5621A">
              <w:rPr>
                <w:rFonts w:ascii="Cambria" w:eastAsia="Calibri" w:hAnsi="Cambria" w:cs="Calibri"/>
                <w:color w:val="000000"/>
                <w:sz w:val="24"/>
                <w:szCs w:val="24"/>
              </w:rPr>
              <w:t xml:space="preserve"> &lt; date du jour ET statut ≠ « Réalisée »</w:t>
            </w:r>
          </w:p>
        </w:tc>
      </w:tr>
      <w:tr w:rsidR="00654214" w:rsidRPr="00D5621A" w14:paraId="3DC90710" w14:textId="77777777">
        <w:tc>
          <w:tcPr>
            <w:tcW w:w="3400" w:type="dxa"/>
            <w:tcMar>
              <w:top w:w="60" w:type="dxa"/>
              <w:left w:w="90" w:type="dxa"/>
              <w:bottom w:w="60" w:type="dxa"/>
              <w:right w:w="90" w:type="dxa"/>
            </w:tcMar>
            <w:vAlign w:val="center"/>
          </w:tcPr>
          <w:p w14:paraId="7691E3F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Statistiques de couverture par zone</w:t>
            </w:r>
          </w:p>
        </w:tc>
        <w:tc>
          <w:tcPr>
            <w:tcW w:w="6400" w:type="dxa"/>
            <w:tcMar>
              <w:top w:w="60" w:type="dxa"/>
              <w:left w:w="90" w:type="dxa"/>
              <w:bottom w:w="60" w:type="dxa"/>
              <w:right w:w="90" w:type="dxa"/>
            </w:tcMar>
            <w:vAlign w:val="center"/>
          </w:tcPr>
          <w:p w14:paraId="55E498D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Nombre d'activités / de projets rattachés à chaque zone, sur une période donnée, pour identifier les zones les plus couvertes</w:t>
            </w:r>
          </w:p>
        </w:tc>
      </w:tr>
      <w:tr w:rsidR="00654214" w:rsidRPr="00D5621A" w14:paraId="53B87D1C" w14:textId="77777777">
        <w:tc>
          <w:tcPr>
            <w:tcW w:w="3400" w:type="dxa"/>
            <w:shd w:val="clear" w:color="auto" w:fill="EAF1E8"/>
            <w:tcMar>
              <w:top w:w="60" w:type="dxa"/>
              <w:left w:w="90" w:type="dxa"/>
              <w:bottom w:w="60" w:type="dxa"/>
              <w:right w:w="90" w:type="dxa"/>
            </w:tcMar>
            <w:vAlign w:val="center"/>
          </w:tcPr>
          <w:p w14:paraId="6420D42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Statut global d'un projet (rapport de suivi)</w:t>
            </w:r>
          </w:p>
        </w:tc>
        <w:tc>
          <w:tcPr>
            <w:tcW w:w="6400" w:type="dxa"/>
            <w:shd w:val="clear" w:color="auto" w:fill="EAF1E8"/>
            <w:tcMar>
              <w:top w:w="60" w:type="dxa"/>
              <w:left w:w="90" w:type="dxa"/>
              <w:bottom w:w="60" w:type="dxa"/>
              <w:right w:w="90" w:type="dxa"/>
            </w:tcMar>
            <w:vAlign w:val="center"/>
          </w:tcPr>
          <w:p w14:paraId="5A7849E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Atteint » si taux d'exécution physique et financière ≥ seuil défini avec ARFA, sinon « En retard » ou « En cours »</w:t>
            </w:r>
          </w:p>
        </w:tc>
      </w:tr>
      <w:tr w:rsidR="00654214" w:rsidRPr="00D5621A" w14:paraId="33C766BB" w14:textId="77777777">
        <w:tc>
          <w:tcPr>
            <w:tcW w:w="3400" w:type="dxa"/>
            <w:tcMar>
              <w:top w:w="60" w:type="dxa"/>
              <w:left w:w="90" w:type="dxa"/>
              <w:bottom w:w="60" w:type="dxa"/>
              <w:right w:w="90" w:type="dxa"/>
            </w:tcMar>
            <w:vAlign w:val="center"/>
          </w:tcPr>
          <w:p w14:paraId="67A4729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Détection de doublons bénéficiaires [NOUVEAU]</w:t>
            </w:r>
          </w:p>
        </w:tc>
        <w:tc>
          <w:tcPr>
            <w:tcW w:w="6400" w:type="dxa"/>
            <w:tcMar>
              <w:top w:w="60" w:type="dxa"/>
              <w:left w:w="90" w:type="dxa"/>
              <w:bottom w:w="60" w:type="dxa"/>
              <w:right w:w="90" w:type="dxa"/>
            </w:tcMar>
            <w:vAlign w:val="center"/>
          </w:tcPr>
          <w:p w14:paraId="2ACDC9E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Alerte si </w:t>
            </w:r>
            <w:proofErr w:type="spellStart"/>
            <w:r w:rsidRPr="00D5621A">
              <w:rPr>
                <w:rFonts w:ascii="Cambria" w:eastAsia="Calibri" w:hAnsi="Cambria" w:cs="Calibri"/>
                <w:color w:val="000000"/>
                <w:sz w:val="24"/>
                <w:szCs w:val="24"/>
              </w:rPr>
              <w:t>identifiant_unique</w:t>
            </w:r>
            <w:proofErr w:type="spellEnd"/>
            <w:r w:rsidRPr="00D5621A">
              <w:rPr>
                <w:rFonts w:ascii="Cambria" w:eastAsia="Calibri" w:hAnsi="Cambria" w:cs="Calibri"/>
                <w:color w:val="000000"/>
                <w:sz w:val="24"/>
                <w:szCs w:val="24"/>
              </w:rPr>
              <w:t xml:space="preserve"> (ou combinaison nom + prénom + village) déjà présent pour un autre projet, afin d'identifier les personnes accompagnées par plusieurs interventions</w:t>
            </w:r>
          </w:p>
        </w:tc>
      </w:tr>
      <w:tr w:rsidR="00654214" w:rsidRPr="00D5621A" w14:paraId="54CC1FC6" w14:textId="77777777">
        <w:tc>
          <w:tcPr>
            <w:tcW w:w="3400" w:type="dxa"/>
            <w:shd w:val="clear" w:color="auto" w:fill="EAF1E8"/>
            <w:tcMar>
              <w:top w:w="60" w:type="dxa"/>
              <w:left w:w="90" w:type="dxa"/>
              <w:bottom w:w="60" w:type="dxa"/>
              <w:right w:w="90" w:type="dxa"/>
            </w:tcMar>
            <w:vAlign w:val="center"/>
          </w:tcPr>
          <w:p w14:paraId="03BCD62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Traçabilité des modifications d'activité [NOUVEAU]</w:t>
            </w:r>
          </w:p>
        </w:tc>
        <w:tc>
          <w:tcPr>
            <w:tcW w:w="6400" w:type="dxa"/>
            <w:shd w:val="clear" w:color="auto" w:fill="EAF1E8"/>
            <w:tcMar>
              <w:top w:w="60" w:type="dxa"/>
              <w:left w:w="90" w:type="dxa"/>
              <w:bottom w:w="60" w:type="dxa"/>
              <w:right w:w="90" w:type="dxa"/>
            </w:tcMar>
            <w:vAlign w:val="center"/>
          </w:tcPr>
          <w:p w14:paraId="7E711F5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Toute modification d'un champ clé (dates, budget, quantités) d'une activité déjà planifiée crée une entrée dans HISTORIQUE DE MODIFICATION et déclenche une notification au chef de projet, au chargé de suivi-évaluation et à la coordination</w:t>
            </w:r>
          </w:p>
        </w:tc>
      </w:tr>
    </w:tbl>
    <w:p w14:paraId="35EBE0BF" w14:textId="77777777" w:rsidR="00654214" w:rsidRPr="00D5621A" w:rsidRDefault="00C570FC" w:rsidP="00D5621A">
      <w:pPr>
        <w:pStyle w:val="Titre1"/>
        <w:pBdr>
          <w:bottom w:val="single" w:sz="8" w:space="4" w:color="2E7D32"/>
        </w:pBdr>
        <w:spacing w:before="400" w:after="200"/>
        <w:jc w:val="both"/>
        <w:rPr>
          <w:rFonts w:ascii="Cambria" w:hAnsi="Cambria"/>
          <w:sz w:val="24"/>
          <w:szCs w:val="24"/>
        </w:rPr>
      </w:pPr>
      <w:bookmarkStart w:id="70" w:name="_Toc237032904"/>
      <w:r w:rsidRPr="00D5621A">
        <w:rPr>
          <w:rFonts w:ascii="Cambria" w:eastAsia="Calibri" w:hAnsi="Cambria" w:cs="Calibri"/>
          <w:b/>
          <w:bCs/>
          <w:color w:val="1F3864"/>
          <w:sz w:val="24"/>
          <w:szCs w:val="24"/>
        </w:rPr>
        <w:t>8. Exigences non fonctionnelles</w:t>
      </w:r>
      <w:bookmarkEnd w:id="70"/>
    </w:p>
    <w:p w14:paraId="3519D5DB" w14:textId="77777777" w:rsidR="00654214" w:rsidRPr="00D5621A" w:rsidRDefault="00C570FC" w:rsidP="00D5621A">
      <w:pPr>
        <w:pStyle w:val="Titre2"/>
        <w:spacing w:before="300" w:after="150"/>
        <w:jc w:val="both"/>
        <w:rPr>
          <w:rFonts w:ascii="Cambria" w:hAnsi="Cambria"/>
          <w:sz w:val="24"/>
          <w:szCs w:val="24"/>
        </w:rPr>
      </w:pPr>
      <w:bookmarkStart w:id="71" w:name="_Toc237032905"/>
      <w:r w:rsidRPr="00D5621A">
        <w:rPr>
          <w:rFonts w:ascii="Cambria" w:eastAsia="Calibri" w:hAnsi="Cambria" w:cs="Calibri"/>
          <w:b/>
          <w:bCs/>
          <w:color w:val="1F3864"/>
          <w:sz w:val="24"/>
          <w:szCs w:val="24"/>
        </w:rPr>
        <w:t>8.1 Sécurité</w:t>
      </w:r>
      <w:bookmarkEnd w:id="71"/>
    </w:p>
    <w:p w14:paraId="3B2DFD90"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Authentification nominative et gestion de rôles/permissions granulaires par projet ;</w:t>
      </w:r>
    </w:p>
    <w:p w14:paraId="6E655055"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Chiffrement des échanges (HTTPS) et des données sensibles au repos ;</w:t>
      </w:r>
    </w:p>
    <w:p w14:paraId="3FC7B09C"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Journal d'audit des créations, modifications et suppressions, avec conservation de la valeur avant/après (voir entité HISTORIQUE DE MODIFICATION) ;</w:t>
      </w:r>
    </w:p>
    <w:p w14:paraId="6ACF2184"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Sauvegardes automatisées régulières de la base de données et politique de restauration testée.</w:t>
      </w:r>
    </w:p>
    <w:p w14:paraId="2745C4C8" w14:textId="77777777" w:rsidR="00654214" w:rsidRPr="00D5621A" w:rsidRDefault="00C570FC" w:rsidP="00D5621A">
      <w:pPr>
        <w:pStyle w:val="Titre2"/>
        <w:spacing w:before="300" w:after="150"/>
        <w:jc w:val="both"/>
        <w:rPr>
          <w:rFonts w:ascii="Cambria" w:hAnsi="Cambria"/>
          <w:sz w:val="24"/>
          <w:szCs w:val="24"/>
        </w:rPr>
      </w:pPr>
      <w:bookmarkStart w:id="72" w:name="_Toc237032906"/>
      <w:r w:rsidRPr="00D5621A">
        <w:rPr>
          <w:rFonts w:ascii="Cambria" w:eastAsia="Calibri" w:hAnsi="Cambria" w:cs="Calibri"/>
          <w:b/>
          <w:bCs/>
          <w:color w:val="1F3864"/>
          <w:sz w:val="24"/>
          <w:szCs w:val="24"/>
        </w:rPr>
        <w:t>8.2 Disponibilité hors-ligne</w:t>
      </w:r>
      <w:bookmarkEnd w:id="72"/>
    </w:p>
    <w:p w14:paraId="3A9B0200"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Le module de collecte mobile doit permettre la saisie de données sans connexion internet et la synchronisation différée vers la base centrale dès qu'une connexion est disponible, avec gestion des conflits de synchronisation.</w:t>
      </w:r>
    </w:p>
    <w:p w14:paraId="67A88F91" w14:textId="77777777" w:rsidR="00654214" w:rsidRPr="00D5621A" w:rsidRDefault="00C570FC" w:rsidP="00D5621A">
      <w:pPr>
        <w:pStyle w:val="Titre2"/>
        <w:spacing w:before="300" w:after="150"/>
        <w:jc w:val="both"/>
        <w:rPr>
          <w:rFonts w:ascii="Cambria" w:hAnsi="Cambria"/>
          <w:sz w:val="24"/>
          <w:szCs w:val="24"/>
        </w:rPr>
      </w:pPr>
      <w:bookmarkStart w:id="73" w:name="_Toc237032907"/>
      <w:r w:rsidRPr="00D5621A">
        <w:rPr>
          <w:rFonts w:ascii="Cambria" w:eastAsia="Calibri" w:hAnsi="Cambria" w:cs="Calibri"/>
          <w:b/>
          <w:bCs/>
          <w:color w:val="1F3864"/>
          <w:sz w:val="24"/>
          <w:szCs w:val="24"/>
        </w:rPr>
        <w:t>8.3 Hébergement et infrastructure</w:t>
      </w:r>
      <w:bookmarkEnd w:id="73"/>
    </w:p>
    <w:p w14:paraId="48989826"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La plateforme doit pouvoir être déployée sur le serveur d'ARFA via des conteneurs Docker (portabilité et facilité de maintenance). Un état des lieux de l'infrastructure serveur d'ARFA (capacité, connectivité, alimentation électrique) est nécessaire avant le déploiement ; une solution d'hébergement de secours (VPS) doit être envisagée si l'infrastructure locale s'avère insuffisante.</w:t>
      </w:r>
    </w:p>
    <w:p w14:paraId="2111C7EB" w14:textId="77777777" w:rsidR="00654214" w:rsidRPr="00D5621A" w:rsidRDefault="00C570FC" w:rsidP="00D5621A">
      <w:pPr>
        <w:pStyle w:val="Titre2"/>
        <w:spacing w:before="300" w:after="150"/>
        <w:jc w:val="both"/>
        <w:rPr>
          <w:rFonts w:ascii="Cambria" w:hAnsi="Cambria"/>
          <w:sz w:val="24"/>
          <w:szCs w:val="24"/>
        </w:rPr>
      </w:pPr>
      <w:bookmarkStart w:id="74" w:name="_Toc237032908"/>
      <w:r w:rsidRPr="00D5621A">
        <w:rPr>
          <w:rFonts w:ascii="Cambria" w:eastAsia="Calibri" w:hAnsi="Cambria" w:cs="Calibri"/>
          <w:b/>
          <w:bCs/>
          <w:color w:val="1F3864"/>
          <w:sz w:val="24"/>
          <w:szCs w:val="24"/>
        </w:rPr>
        <w:t>8.4 Performance et volumétrie</w:t>
      </w:r>
      <w:bookmarkEnd w:id="74"/>
    </w:p>
    <w:p w14:paraId="422F3B3E"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lastRenderedPageBreak/>
        <w:t>Le volume de données (une dizaine de projets actifs par an, quelques centaines d'activités et d'indicateurs, plusieurs milliers de bénéficiaires cumulés) reste modeste ; la plateforme doit néanmoins être conçue pour absorber la croissance sur la durée du Plan Stratégique sans dégradation des performances.</w:t>
      </w:r>
    </w:p>
    <w:p w14:paraId="29008E32" w14:textId="77777777" w:rsidR="00654214" w:rsidRPr="00D5621A" w:rsidRDefault="00C570FC" w:rsidP="00D5621A">
      <w:pPr>
        <w:pStyle w:val="Titre2"/>
        <w:spacing w:before="300" w:after="150"/>
        <w:jc w:val="both"/>
        <w:rPr>
          <w:rFonts w:ascii="Cambria" w:hAnsi="Cambria"/>
          <w:sz w:val="24"/>
          <w:szCs w:val="24"/>
        </w:rPr>
      </w:pPr>
      <w:bookmarkStart w:id="75" w:name="_Toc237032909"/>
      <w:r w:rsidRPr="00D5621A">
        <w:rPr>
          <w:rFonts w:ascii="Cambria" w:eastAsia="Calibri" w:hAnsi="Cambria" w:cs="Calibri"/>
          <w:b/>
          <w:bCs/>
          <w:color w:val="1F3864"/>
          <w:sz w:val="24"/>
          <w:szCs w:val="24"/>
        </w:rPr>
        <w:t>8.5 Ergonomie et accessibilité</w:t>
      </w:r>
      <w:bookmarkEnd w:id="75"/>
    </w:p>
    <w:p w14:paraId="155BD162"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Interface en français, simple et intuitive pour des utilisateurs non spécialistes du numérique ; application mobile utilisable sur des terminaux Android d'entrée de gamme couramment utilisés sur le terrain.</w:t>
      </w:r>
    </w:p>
    <w:p w14:paraId="7E7C5F6F" w14:textId="77777777" w:rsidR="00654214" w:rsidRPr="00D5621A" w:rsidRDefault="00C570FC" w:rsidP="00D5621A">
      <w:pPr>
        <w:pStyle w:val="Titre2"/>
        <w:spacing w:before="300" w:after="150"/>
        <w:jc w:val="both"/>
        <w:rPr>
          <w:rFonts w:ascii="Cambria" w:hAnsi="Cambria"/>
          <w:sz w:val="24"/>
          <w:szCs w:val="24"/>
        </w:rPr>
      </w:pPr>
      <w:bookmarkStart w:id="76" w:name="_Toc237032910"/>
      <w:r w:rsidRPr="00D5621A">
        <w:rPr>
          <w:rFonts w:ascii="Cambria" w:eastAsia="Calibri" w:hAnsi="Cambria" w:cs="Calibri"/>
          <w:b/>
          <w:bCs/>
          <w:color w:val="1F3864"/>
          <w:sz w:val="24"/>
          <w:szCs w:val="24"/>
        </w:rPr>
        <w:t>8.6 Interopérabilité</w:t>
      </w:r>
      <w:bookmarkEnd w:id="76"/>
    </w:p>
    <w:p w14:paraId="0466266E"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t>Exports normalisés vers Excel (.</w:t>
      </w:r>
      <w:proofErr w:type="spellStart"/>
      <w:r w:rsidRPr="00D5621A">
        <w:rPr>
          <w:rFonts w:ascii="Cambria" w:eastAsia="Calibri" w:hAnsi="Cambria" w:cs="Calibri"/>
          <w:color w:val="000000"/>
          <w:sz w:val="24"/>
          <w:szCs w:val="24"/>
        </w:rPr>
        <w:t>xlsx</w:t>
      </w:r>
      <w:proofErr w:type="spellEnd"/>
      <w:r w:rsidRPr="00D5621A">
        <w:rPr>
          <w:rFonts w:ascii="Cambria" w:eastAsia="Calibri" w:hAnsi="Cambria" w:cs="Calibri"/>
          <w:color w:val="000000"/>
          <w:sz w:val="24"/>
          <w:szCs w:val="24"/>
        </w:rPr>
        <w:t xml:space="preserve">), </w:t>
      </w:r>
      <w:proofErr w:type="spellStart"/>
      <w:r w:rsidRPr="00D5621A">
        <w:rPr>
          <w:rFonts w:ascii="Cambria" w:eastAsia="Calibri" w:hAnsi="Cambria" w:cs="Calibri"/>
          <w:color w:val="000000"/>
          <w:sz w:val="24"/>
          <w:szCs w:val="24"/>
        </w:rPr>
        <w:t>XLSForm</w:t>
      </w:r>
      <w:proofErr w:type="spellEnd"/>
      <w:r w:rsidRPr="00D5621A">
        <w:rPr>
          <w:rFonts w:ascii="Cambria" w:eastAsia="Calibri" w:hAnsi="Cambria" w:cs="Calibri"/>
          <w:color w:val="000000"/>
          <w:sz w:val="24"/>
          <w:szCs w:val="24"/>
        </w:rPr>
        <w:t xml:space="preserve"> et SPSS </w:t>
      </w:r>
      <w:proofErr w:type="gramStart"/>
      <w:r w:rsidRPr="00D5621A">
        <w:rPr>
          <w:rFonts w:ascii="Cambria" w:eastAsia="Calibri" w:hAnsi="Cambria" w:cs="Calibri"/>
          <w:color w:val="000000"/>
          <w:sz w:val="24"/>
          <w:szCs w:val="24"/>
        </w:rPr>
        <w:t>(.</w:t>
      </w:r>
      <w:proofErr w:type="spellStart"/>
      <w:r w:rsidRPr="00D5621A">
        <w:rPr>
          <w:rFonts w:ascii="Cambria" w:eastAsia="Calibri" w:hAnsi="Cambria" w:cs="Calibri"/>
          <w:color w:val="000000"/>
          <w:sz w:val="24"/>
          <w:szCs w:val="24"/>
        </w:rPr>
        <w:t>sav</w:t>
      </w:r>
      <w:proofErr w:type="spellEnd"/>
      <w:proofErr w:type="gramEnd"/>
      <w:r w:rsidRPr="00D5621A">
        <w:rPr>
          <w:rFonts w:ascii="Cambria" w:eastAsia="Calibri" w:hAnsi="Cambria" w:cs="Calibri"/>
          <w:color w:val="000000"/>
          <w:sz w:val="24"/>
          <w:szCs w:val="24"/>
        </w:rPr>
        <w:t>) pour permettre la réutilisation des données par les bailleurs et pour des analyses statistiques externes.</w:t>
      </w:r>
    </w:p>
    <w:p w14:paraId="5DDCFC3D" w14:textId="77777777" w:rsidR="00654214" w:rsidRPr="00D5621A" w:rsidRDefault="00C570FC" w:rsidP="00D5621A">
      <w:pPr>
        <w:pStyle w:val="Titre1"/>
        <w:pBdr>
          <w:bottom w:val="single" w:sz="8" w:space="4" w:color="2E7D32"/>
        </w:pBdr>
        <w:spacing w:before="400" w:after="200"/>
        <w:jc w:val="both"/>
        <w:rPr>
          <w:rFonts w:ascii="Cambria" w:hAnsi="Cambria"/>
          <w:sz w:val="24"/>
          <w:szCs w:val="24"/>
        </w:rPr>
      </w:pPr>
      <w:bookmarkStart w:id="77" w:name="_Toc237032911"/>
      <w:r w:rsidRPr="00D5621A">
        <w:rPr>
          <w:rFonts w:ascii="Cambria" w:eastAsia="Calibri" w:hAnsi="Cambria" w:cs="Calibri"/>
          <w:b/>
          <w:bCs/>
          <w:color w:val="1F3864"/>
          <w:sz w:val="24"/>
          <w:szCs w:val="24"/>
        </w:rPr>
        <w:t>9. Architecture technique proposée</w:t>
      </w:r>
      <w:bookmarkEnd w:id="77"/>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4000"/>
      </w:tblGrid>
      <w:tr w:rsidR="00654214" w:rsidRPr="00D5621A" w14:paraId="27A9E83C" w14:textId="77777777">
        <w:trPr>
          <w:tblHeader/>
        </w:trPr>
        <w:tc>
          <w:tcPr>
            <w:tcW w:w="2200" w:type="dxa"/>
            <w:shd w:val="clear" w:color="auto" w:fill="1F3864"/>
            <w:tcMar>
              <w:top w:w="60" w:type="dxa"/>
              <w:left w:w="90" w:type="dxa"/>
              <w:bottom w:w="60" w:type="dxa"/>
              <w:right w:w="90" w:type="dxa"/>
            </w:tcMar>
            <w:vAlign w:val="center"/>
          </w:tcPr>
          <w:p w14:paraId="01C5856F"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Composant</w:t>
            </w:r>
          </w:p>
        </w:tc>
        <w:tc>
          <w:tcPr>
            <w:tcW w:w="3600" w:type="dxa"/>
            <w:shd w:val="clear" w:color="auto" w:fill="1F3864"/>
            <w:tcMar>
              <w:top w:w="60" w:type="dxa"/>
              <w:left w:w="90" w:type="dxa"/>
              <w:bottom w:w="60" w:type="dxa"/>
              <w:right w:w="90" w:type="dxa"/>
            </w:tcMar>
            <w:vAlign w:val="center"/>
          </w:tcPr>
          <w:p w14:paraId="119C9B90"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Choix technique</w:t>
            </w:r>
          </w:p>
        </w:tc>
        <w:tc>
          <w:tcPr>
            <w:tcW w:w="4000" w:type="dxa"/>
            <w:shd w:val="clear" w:color="auto" w:fill="1F3864"/>
            <w:tcMar>
              <w:top w:w="60" w:type="dxa"/>
              <w:left w:w="90" w:type="dxa"/>
              <w:bottom w:w="60" w:type="dxa"/>
              <w:right w:w="90" w:type="dxa"/>
            </w:tcMar>
            <w:vAlign w:val="center"/>
          </w:tcPr>
          <w:p w14:paraId="4008AB8C"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Justification</w:t>
            </w:r>
          </w:p>
        </w:tc>
      </w:tr>
      <w:tr w:rsidR="00654214" w:rsidRPr="00D5621A" w14:paraId="04E09162" w14:textId="77777777">
        <w:tc>
          <w:tcPr>
            <w:tcW w:w="2200" w:type="dxa"/>
            <w:tcMar>
              <w:top w:w="60" w:type="dxa"/>
              <w:left w:w="90" w:type="dxa"/>
              <w:bottom w:w="60" w:type="dxa"/>
              <w:right w:w="90" w:type="dxa"/>
            </w:tcMar>
            <w:vAlign w:val="center"/>
          </w:tcPr>
          <w:p w14:paraId="3C3F1F7D"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Frontend</w:t>
            </w:r>
            <w:proofErr w:type="spellEnd"/>
            <w:r w:rsidRPr="00D5621A">
              <w:rPr>
                <w:rFonts w:ascii="Cambria" w:eastAsia="Calibri" w:hAnsi="Cambria" w:cs="Calibri"/>
                <w:color w:val="000000"/>
                <w:sz w:val="24"/>
                <w:szCs w:val="24"/>
              </w:rPr>
              <w:t xml:space="preserve"> web</w:t>
            </w:r>
          </w:p>
        </w:tc>
        <w:tc>
          <w:tcPr>
            <w:tcW w:w="3600" w:type="dxa"/>
            <w:tcMar>
              <w:top w:w="60" w:type="dxa"/>
              <w:left w:w="90" w:type="dxa"/>
              <w:bottom w:w="60" w:type="dxa"/>
              <w:right w:w="90" w:type="dxa"/>
            </w:tcMar>
            <w:vAlign w:val="center"/>
          </w:tcPr>
          <w:p w14:paraId="5CA7C225"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React.js + bibliothèque de graphiques (</w:t>
            </w:r>
            <w:proofErr w:type="spellStart"/>
            <w:r w:rsidRPr="00D5621A">
              <w:rPr>
                <w:rFonts w:ascii="Cambria" w:eastAsia="Calibri" w:hAnsi="Cambria" w:cs="Calibri"/>
                <w:color w:val="000000"/>
                <w:sz w:val="24"/>
                <w:szCs w:val="24"/>
              </w:rPr>
              <w:t>Recharts</w:t>
            </w:r>
            <w:proofErr w:type="spellEnd"/>
            <w:r w:rsidRPr="00D5621A">
              <w:rPr>
                <w:rFonts w:ascii="Cambria" w:eastAsia="Calibri" w:hAnsi="Cambria" w:cs="Calibri"/>
                <w:color w:val="000000"/>
                <w:sz w:val="24"/>
                <w:szCs w:val="24"/>
              </w:rPr>
              <w:t xml:space="preserve"> / Chart.js)</w:t>
            </w:r>
          </w:p>
        </w:tc>
        <w:tc>
          <w:tcPr>
            <w:tcW w:w="4000" w:type="dxa"/>
            <w:tcMar>
              <w:top w:w="60" w:type="dxa"/>
              <w:left w:w="90" w:type="dxa"/>
              <w:bottom w:w="60" w:type="dxa"/>
              <w:right w:w="90" w:type="dxa"/>
            </w:tcMar>
            <w:vAlign w:val="center"/>
          </w:tcPr>
          <w:p w14:paraId="2ACFE713"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Tableau de bord dynamique (vue consolidée et vue par projet), interfaces de saisie réactives</w:t>
            </w:r>
          </w:p>
        </w:tc>
      </w:tr>
      <w:tr w:rsidR="00654214" w:rsidRPr="00D5621A" w14:paraId="1C41B8EF" w14:textId="77777777">
        <w:tc>
          <w:tcPr>
            <w:tcW w:w="2200" w:type="dxa"/>
            <w:shd w:val="clear" w:color="auto" w:fill="EAF1E8"/>
            <w:tcMar>
              <w:top w:w="60" w:type="dxa"/>
              <w:left w:w="90" w:type="dxa"/>
              <w:bottom w:w="60" w:type="dxa"/>
              <w:right w:w="90" w:type="dxa"/>
            </w:tcMar>
            <w:vAlign w:val="center"/>
          </w:tcPr>
          <w:p w14:paraId="36360909"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Backend</w:t>
            </w:r>
            <w:proofErr w:type="spellEnd"/>
            <w:r w:rsidRPr="00D5621A">
              <w:rPr>
                <w:rFonts w:ascii="Cambria" w:eastAsia="Calibri" w:hAnsi="Cambria" w:cs="Calibri"/>
                <w:color w:val="000000"/>
                <w:sz w:val="24"/>
                <w:szCs w:val="24"/>
              </w:rPr>
              <w:t xml:space="preserve"> / API</w:t>
            </w:r>
          </w:p>
        </w:tc>
        <w:tc>
          <w:tcPr>
            <w:tcW w:w="3600" w:type="dxa"/>
            <w:shd w:val="clear" w:color="auto" w:fill="EAF1E8"/>
            <w:tcMar>
              <w:top w:w="60" w:type="dxa"/>
              <w:left w:w="90" w:type="dxa"/>
              <w:bottom w:w="60" w:type="dxa"/>
              <w:right w:w="90" w:type="dxa"/>
            </w:tcMar>
            <w:vAlign w:val="center"/>
          </w:tcPr>
          <w:p w14:paraId="52056D1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Django + Django REST Framework</w:t>
            </w:r>
          </w:p>
        </w:tc>
        <w:tc>
          <w:tcPr>
            <w:tcW w:w="4000" w:type="dxa"/>
            <w:shd w:val="clear" w:color="auto" w:fill="EAF1E8"/>
            <w:tcMar>
              <w:top w:w="60" w:type="dxa"/>
              <w:left w:w="90" w:type="dxa"/>
              <w:bottom w:w="60" w:type="dxa"/>
              <w:right w:w="90" w:type="dxa"/>
            </w:tcMar>
            <w:vAlign w:val="center"/>
          </w:tcPr>
          <w:p w14:paraId="35370ED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Gestion native des rôles/permissions, ORM adapté au modèle relationnel du chapitre 6, historique des modifications, génération de rapports</w:t>
            </w:r>
          </w:p>
        </w:tc>
      </w:tr>
      <w:tr w:rsidR="00654214" w:rsidRPr="00D5621A" w14:paraId="29942C47" w14:textId="77777777">
        <w:tc>
          <w:tcPr>
            <w:tcW w:w="2200" w:type="dxa"/>
            <w:tcMar>
              <w:top w:w="60" w:type="dxa"/>
              <w:left w:w="90" w:type="dxa"/>
              <w:bottom w:w="60" w:type="dxa"/>
              <w:right w:w="90" w:type="dxa"/>
            </w:tcMar>
            <w:vAlign w:val="center"/>
          </w:tcPr>
          <w:p w14:paraId="2060665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Base de données</w:t>
            </w:r>
          </w:p>
        </w:tc>
        <w:tc>
          <w:tcPr>
            <w:tcW w:w="3600" w:type="dxa"/>
            <w:tcMar>
              <w:top w:w="60" w:type="dxa"/>
              <w:left w:w="90" w:type="dxa"/>
              <w:bottom w:w="60" w:type="dxa"/>
              <w:right w:w="90" w:type="dxa"/>
            </w:tcMar>
            <w:vAlign w:val="center"/>
          </w:tcPr>
          <w:p w14:paraId="2D42F65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PostgreSQL</w:t>
            </w:r>
          </w:p>
        </w:tc>
        <w:tc>
          <w:tcPr>
            <w:tcW w:w="4000" w:type="dxa"/>
            <w:tcMar>
              <w:top w:w="60" w:type="dxa"/>
              <w:left w:w="90" w:type="dxa"/>
              <w:bottom w:w="60" w:type="dxa"/>
              <w:right w:w="90" w:type="dxa"/>
            </w:tcMar>
            <w:vAlign w:val="center"/>
          </w:tcPr>
          <w:p w14:paraId="7CF04BA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Robuste, relationnel, adapté au volume de données du projet et aux contraintes d'unicité (</w:t>
            </w:r>
            <w:proofErr w:type="spellStart"/>
            <w:r w:rsidRPr="00D5621A">
              <w:rPr>
                <w:rFonts w:ascii="Cambria" w:eastAsia="Calibri" w:hAnsi="Cambria" w:cs="Calibri"/>
                <w:color w:val="000000"/>
                <w:sz w:val="24"/>
                <w:szCs w:val="24"/>
              </w:rPr>
              <w:t>dédoublonnage</w:t>
            </w:r>
            <w:proofErr w:type="spellEnd"/>
            <w:r w:rsidRPr="00D5621A">
              <w:rPr>
                <w:rFonts w:ascii="Cambria" w:eastAsia="Calibri" w:hAnsi="Cambria" w:cs="Calibri"/>
                <w:color w:val="000000"/>
                <w:sz w:val="24"/>
                <w:szCs w:val="24"/>
              </w:rPr>
              <w:t xml:space="preserve"> bénéficiaires)</w:t>
            </w:r>
          </w:p>
        </w:tc>
      </w:tr>
      <w:tr w:rsidR="00654214" w:rsidRPr="00D5621A" w14:paraId="0AA0A6D4" w14:textId="77777777">
        <w:tc>
          <w:tcPr>
            <w:tcW w:w="2200" w:type="dxa"/>
            <w:shd w:val="clear" w:color="auto" w:fill="EAF1E8"/>
            <w:tcMar>
              <w:top w:w="60" w:type="dxa"/>
              <w:left w:w="90" w:type="dxa"/>
              <w:bottom w:w="60" w:type="dxa"/>
              <w:right w:w="90" w:type="dxa"/>
            </w:tcMar>
            <w:vAlign w:val="center"/>
          </w:tcPr>
          <w:p w14:paraId="3473602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Conteneurisation / déploiement</w:t>
            </w:r>
          </w:p>
        </w:tc>
        <w:tc>
          <w:tcPr>
            <w:tcW w:w="3600" w:type="dxa"/>
            <w:shd w:val="clear" w:color="auto" w:fill="EAF1E8"/>
            <w:tcMar>
              <w:top w:w="60" w:type="dxa"/>
              <w:left w:w="90" w:type="dxa"/>
              <w:bottom w:w="60" w:type="dxa"/>
              <w:right w:w="90" w:type="dxa"/>
            </w:tcMar>
            <w:vAlign w:val="center"/>
          </w:tcPr>
          <w:p w14:paraId="493CB97E" w14:textId="77777777" w:rsidR="00654214" w:rsidRPr="00D5621A" w:rsidRDefault="00C570FC" w:rsidP="00D5621A">
            <w:pPr>
              <w:jc w:val="both"/>
              <w:rPr>
                <w:rFonts w:ascii="Cambria" w:hAnsi="Cambria"/>
                <w:sz w:val="24"/>
                <w:szCs w:val="24"/>
                <w:lang w:val="en-US"/>
              </w:rPr>
            </w:pPr>
            <w:r w:rsidRPr="00D5621A">
              <w:rPr>
                <w:rFonts w:ascii="Cambria" w:eastAsia="Calibri" w:hAnsi="Cambria" w:cs="Calibri"/>
                <w:color w:val="000000"/>
                <w:sz w:val="24"/>
                <w:szCs w:val="24"/>
                <w:lang w:val="en-US"/>
              </w:rPr>
              <w:t xml:space="preserve">Docker + Docker Compose (Nginx, </w:t>
            </w:r>
            <w:proofErr w:type="spellStart"/>
            <w:r w:rsidRPr="00D5621A">
              <w:rPr>
                <w:rFonts w:ascii="Cambria" w:eastAsia="Calibri" w:hAnsi="Cambria" w:cs="Calibri"/>
                <w:color w:val="000000"/>
                <w:sz w:val="24"/>
                <w:szCs w:val="24"/>
                <w:lang w:val="en-US"/>
              </w:rPr>
              <w:t>Gunicorn</w:t>
            </w:r>
            <w:proofErr w:type="spellEnd"/>
            <w:r w:rsidRPr="00D5621A">
              <w:rPr>
                <w:rFonts w:ascii="Cambria" w:eastAsia="Calibri" w:hAnsi="Cambria" w:cs="Calibri"/>
                <w:color w:val="000000"/>
                <w:sz w:val="24"/>
                <w:szCs w:val="24"/>
                <w:lang w:val="en-US"/>
              </w:rPr>
              <w:t>, PostgreSQL, build React)</w:t>
            </w:r>
          </w:p>
        </w:tc>
        <w:tc>
          <w:tcPr>
            <w:tcW w:w="4000" w:type="dxa"/>
            <w:shd w:val="clear" w:color="auto" w:fill="EAF1E8"/>
            <w:tcMar>
              <w:top w:w="60" w:type="dxa"/>
              <w:left w:w="90" w:type="dxa"/>
              <w:bottom w:w="60" w:type="dxa"/>
              <w:right w:w="90" w:type="dxa"/>
            </w:tcMar>
            <w:vAlign w:val="center"/>
          </w:tcPr>
          <w:p w14:paraId="39A5043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Portabilité et reproductibilité du déploiement sur le serveur d'ARFA</w:t>
            </w:r>
          </w:p>
        </w:tc>
      </w:tr>
      <w:tr w:rsidR="00654214" w:rsidRPr="00D5621A" w14:paraId="5C207BD7" w14:textId="77777777">
        <w:tc>
          <w:tcPr>
            <w:tcW w:w="2200" w:type="dxa"/>
            <w:tcMar>
              <w:top w:w="60" w:type="dxa"/>
              <w:left w:w="90" w:type="dxa"/>
              <w:bottom w:w="60" w:type="dxa"/>
              <w:right w:w="90" w:type="dxa"/>
            </w:tcMar>
            <w:vAlign w:val="center"/>
          </w:tcPr>
          <w:p w14:paraId="502CC07F"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Collecte mobile hors ligne</w:t>
            </w:r>
          </w:p>
        </w:tc>
        <w:tc>
          <w:tcPr>
            <w:tcW w:w="3600" w:type="dxa"/>
            <w:tcMar>
              <w:top w:w="60" w:type="dxa"/>
              <w:left w:w="90" w:type="dxa"/>
              <w:bottom w:w="60" w:type="dxa"/>
              <w:right w:w="90" w:type="dxa"/>
            </w:tcMar>
            <w:vAlign w:val="center"/>
          </w:tcPr>
          <w:p w14:paraId="5FE1ABCA"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React</w:t>
            </w:r>
            <w:proofErr w:type="spellEnd"/>
            <w:r w:rsidRPr="00D5621A">
              <w:rPr>
                <w:rFonts w:ascii="Cambria" w:eastAsia="Calibri" w:hAnsi="Cambria" w:cs="Calibri"/>
                <w:color w:val="000000"/>
                <w:sz w:val="24"/>
                <w:szCs w:val="24"/>
              </w:rPr>
              <w:t xml:space="preserve"> Native (stockage local </w:t>
            </w:r>
            <w:proofErr w:type="spellStart"/>
            <w:r w:rsidRPr="00D5621A">
              <w:rPr>
                <w:rFonts w:ascii="Cambria" w:eastAsia="Calibri" w:hAnsi="Cambria" w:cs="Calibri"/>
                <w:color w:val="000000"/>
                <w:sz w:val="24"/>
                <w:szCs w:val="24"/>
              </w:rPr>
              <w:t>SQLite</w:t>
            </w:r>
            <w:proofErr w:type="spellEnd"/>
            <w:r w:rsidRPr="00D5621A">
              <w:rPr>
                <w:rFonts w:ascii="Cambria" w:eastAsia="Calibri" w:hAnsi="Cambria" w:cs="Calibri"/>
                <w:color w:val="000000"/>
                <w:sz w:val="24"/>
                <w:szCs w:val="24"/>
              </w:rPr>
              <w:t xml:space="preserve">) avec synchronisation API — ou intégration </w:t>
            </w:r>
            <w:proofErr w:type="spellStart"/>
            <w:r w:rsidRPr="00D5621A">
              <w:rPr>
                <w:rFonts w:ascii="Cambria" w:eastAsia="Calibri" w:hAnsi="Cambria" w:cs="Calibri"/>
                <w:color w:val="000000"/>
                <w:sz w:val="24"/>
                <w:szCs w:val="24"/>
              </w:rPr>
              <w:t>KoboToolbox</w:t>
            </w:r>
            <w:proofErr w:type="spellEnd"/>
            <w:r w:rsidRPr="00D5621A">
              <w:rPr>
                <w:rFonts w:ascii="Cambria" w:eastAsia="Calibri" w:hAnsi="Cambria" w:cs="Calibri"/>
                <w:color w:val="000000"/>
                <w:sz w:val="24"/>
                <w:szCs w:val="24"/>
              </w:rPr>
              <w:t xml:space="preserve">/ODK </w:t>
            </w:r>
            <w:proofErr w:type="spellStart"/>
            <w:r w:rsidRPr="00D5621A">
              <w:rPr>
                <w:rFonts w:ascii="Cambria" w:eastAsia="Calibri" w:hAnsi="Cambria" w:cs="Calibri"/>
                <w:color w:val="000000"/>
                <w:sz w:val="24"/>
                <w:szCs w:val="24"/>
              </w:rPr>
              <w:t>Collect</w:t>
            </w:r>
            <w:proofErr w:type="spellEnd"/>
          </w:p>
        </w:tc>
        <w:tc>
          <w:tcPr>
            <w:tcW w:w="4000" w:type="dxa"/>
            <w:tcMar>
              <w:top w:w="60" w:type="dxa"/>
              <w:left w:w="90" w:type="dxa"/>
              <w:bottom w:w="60" w:type="dxa"/>
              <w:right w:w="90" w:type="dxa"/>
            </w:tcMar>
            <w:vAlign w:val="center"/>
          </w:tcPr>
          <w:p w14:paraId="6F88548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Deux options : développement sur mesure (cohérent avec la </w:t>
            </w:r>
            <w:proofErr w:type="spellStart"/>
            <w:r w:rsidRPr="00D5621A">
              <w:rPr>
                <w:rFonts w:ascii="Cambria" w:eastAsia="Calibri" w:hAnsi="Cambria" w:cs="Calibri"/>
                <w:color w:val="000000"/>
                <w:sz w:val="24"/>
                <w:szCs w:val="24"/>
              </w:rPr>
              <w:t>stack</w:t>
            </w:r>
            <w:proofErr w:type="spellEnd"/>
            <w:r w:rsidRPr="00D5621A">
              <w:rPr>
                <w:rFonts w:ascii="Cambria" w:eastAsia="Calibri" w:hAnsi="Cambria" w:cs="Calibri"/>
                <w:color w:val="000000"/>
                <w:sz w:val="24"/>
                <w:szCs w:val="24"/>
              </w:rPr>
              <w:t>) ou intégration d'un outil éprouvé pour réduire les risques du délai de 90 jours</w:t>
            </w:r>
          </w:p>
        </w:tc>
      </w:tr>
      <w:tr w:rsidR="00654214" w:rsidRPr="00D5621A" w14:paraId="36F74DE5" w14:textId="77777777">
        <w:tc>
          <w:tcPr>
            <w:tcW w:w="2200" w:type="dxa"/>
            <w:shd w:val="clear" w:color="auto" w:fill="EAF1E8"/>
            <w:tcMar>
              <w:top w:w="60" w:type="dxa"/>
              <w:left w:w="90" w:type="dxa"/>
              <w:bottom w:w="60" w:type="dxa"/>
              <w:right w:w="90" w:type="dxa"/>
            </w:tcMar>
            <w:vAlign w:val="center"/>
          </w:tcPr>
          <w:p w14:paraId="653BC00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Génération de rapports</w:t>
            </w:r>
          </w:p>
        </w:tc>
        <w:tc>
          <w:tcPr>
            <w:tcW w:w="3600" w:type="dxa"/>
            <w:shd w:val="clear" w:color="auto" w:fill="EAF1E8"/>
            <w:tcMar>
              <w:top w:w="60" w:type="dxa"/>
              <w:left w:w="90" w:type="dxa"/>
              <w:bottom w:w="60" w:type="dxa"/>
              <w:right w:w="90" w:type="dxa"/>
            </w:tcMar>
            <w:vAlign w:val="center"/>
          </w:tcPr>
          <w:p w14:paraId="40435723" w14:textId="77777777" w:rsidR="00654214" w:rsidRPr="00D5621A" w:rsidRDefault="00C570FC" w:rsidP="00D5621A">
            <w:pPr>
              <w:jc w:val="both"/>
              <w:rPr>
                <w:rFonts w:ascii="Cambria" w:hAnsi="Cambria"/>
                <w:sz w:val="24"/>
                <w:szCs w:val="24"/>
                <w:lang w:val="en-US"/>
              </w:rPr>
            </w:pPr>
            <w:proofErr w:type="spellStart"/>
            <w:r w:rsidRPr="00D5621A">
              <w:rPr>
                <w:rFonts w:ascii="Cambria" w:eastAsia="Calibri" w:hAnsi="Cambria" w:cs="Calibri"/>
                <w:color w:val="000000"/>
                <w:sz w:val="24"/>
                <w:szCs w:val="24"/>
                <w:lang w:val="en-US"/>
              </w:rPr>
              <w:t>WeasyPrint</w:t>
            </w:r>
            <w:proofErr w:type="spellEnd"/>
            <w:r w:rsidRPr="00D5621A">
              <w:rPr>
                <w:rFonts w:ascii="Cambria" w:eastAsia="Calibri" w:hAnsi="Cambria" w:cs="Calibri"/>
                <w:color w:val="000000"/>
                <w:sz w:val="24"/>
                <w:szCs w:val="24"/>
                <w:lang w:val="en-US"/>
              </w:rPr>
              <w:t xml:space="preserve"> / </w:t>
            </w:r>
            <w:proofErr w:type="spellStart"/>
            <w:r w:rsidRPr="00D5621A">
              <w:rPr>
                <w:rFonts w:ascii="Cambria" w:eastAsia="Calibri" w:hAnsi="Cambria" w:cs="Calibri"/>
                <w:color w:val="000000"/>
                <w:sz w:val="24"/>
                <w:szCs w:val="24"/>
                <w:lang w:val="en-US"/>
              </w:rPr>
              <w:t>ReportLab</w:t>
            </w:r>
            <w:proofErr w:type="spellEnd"/>
            <w:r w:rsidRPr="00D5621A">
              <w:rPr>
                <w:rFonts w:ascii="Cambria" w:eastAsia="Calibri" w:hAnsi="Cambria" w:cs="Calibri"/>
                <w:color w:val="000000"/>
                <w:sz w:val="24"/>
                <w:szCs w:val="24"/>
                <w:lang w:val="en-US"/>
              </w:rPr>
              <w:t xml:space="preserve"> (PDF), </w:t>
            </w:r>
            <w:proofErr w:type="spellStart"/>
            <w:r w:rsidRPr="00D5621A">
              <w:rPr>
                <w:rFonts w:ascii="Cambria" w:eastAsia="Calibri" w:hAnsi="Cambria" w:cs="Calibri"/>
                <w:color w:val="000000"/>
                <w:sz w:val="24"/>
                <w:szCs w:val="24"/>
                <w:lang w:val="en-US"/>
              </w:rPr>
              <w:t>openpyxl</w:t>
            </w:r>
            <w:proofErr w:type="spellEnd"/>
            <w:r w:rsidRPr="00D5621A">
              <w:rPr>
                <w:rFonts w:ascii="Cambria" w:eastAsia="Calibri" w:hAnsi="Cambria" w:cs="Calibri"/>
                <w:color w:val="000000"/>
                <w:sz w:val="24"/>
                <w:szCs w:val="24"/>
                <w:lang w:val="en-US"/>
              </w:rPr>
              <w:t xml:space="preserve"> (Excel), </w:t>
            </w:r>
            <w:proofErr w:type="spellStart"/>
            <w:r w:rsidRPr="00D5621A">
              <w:rPr>
                <w:rFonts w:ascii="Cambria" w:eastAsia="Calibri" w:hAnsi="Cambria" w:cs="Calibri"/>
                <w:color w:val="000000"/>
                <w:sz w:val="24"/>
                <w:szCs w:val="24"/>
                <w:lang w:val="en-US"/>
              </w:rPr>
              <w:t>pyreadstat</w:t>
            </w:r>
            <w:proofErr w:type="spellEnd"/>
            <w:r w:rsidRPr="00D5621A">
              <w:rPr>
                <w:rFonts w:ascii="Cambria" w:eastAsia="Calibri" w:hAnsi="Cambria" w:cs="Calibri"/>
                <w:color w:val="000000"/>
                <w:sz w:val="24"/>
                <w:szCs w:val="24"/>
                <w:lang w:val="en-US"/>
              </w:rPr>
              <w:t xml:space="preserve"> (SAV)</w:t>
            </w:r>
          </w:p>
        </w:tc>
        <w:tc>
          <w:tcPr>
            <w:tcW w:w="4000" w:type="dxa"/>
            <w:shd w:val="clear" w:color="auto" w:fill="EAF1E8"/>
            <w:tcMar>
              <w:top w:w="60" w:type="dxa"/>
              <w:left w:w="90" w:type="dxa"/>
              <w:bottom w:w="60" w:type="dxa"/>
              <w:right w:w="90" w:type="dxa"/>
            </w:tcMar>
            <w:vAlign w:val="center"/>
          </w:tcPr>
          <w:p w14:paraId="7272BE31"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Couvre les formats d'export requis</w:t>
            </w:r>
          </w:p>
        </w:tc>
      </w:tr>
      <w:tr w:rsidR="00654214" w:rsidRPr="00D5621A" w14:paraId="4EA5942E" w14:textId="77777777">
        <w:tc>
          <w:tcPr>
            <w:tcW w:w="2200" w:type="dxa"/>
            <w:tcMar>
              <w:top w:w="60" w:type="dxa"/>
              <w:left w:w="90" w:type="dxa"/>
              <w:bottom w:w="60" w:type="dxa"/>
              <w:right w:w="90" w:type="dxa"/>
            </w:tcMar>
            <w:vAlign w:val="center"/>
          </w:tcPr>
          <w:p w14:paraId="487419D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Authentification</w:t>
            </w:r>
          </w:p>
        </w:tc>
        <w:tc>
          <w:tcPr>
            <w:tcW w:w="3600" w:type="dxa"/>
            <w:tcMar>
              <w:top w:w="60" w:type="dxa"/>
              <w:left w:w="90" w:type="dxa"/>
              <w:bottom w:w="60" w:type="dxa"/>
              <w:right w:w="90" w:type="dxa"/>
            </w:tcMar>
            <w:vAlign w:val="center"/>
          </w:tcPr>
          <w:p w14:paraId="29102A2B"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Sessions/JWT Django, HTTPS (certificat </w:t>
            </w:r>
            <w:proofErr w:type="spellStart"/>
            <w:r w:rsidRPr="00D5621A">
              <w:rPr>
                <w:rFonts w:ascii="Cambria" w:eastAsia="Calibri" w:hAnsi="Cambria" w:cs="Calibri"/>
                <w:color w:val="000000"/>
                <w:sz w:val="24"/>
                <w:szCs w:val="24"/>
              </w:rPr>
              <w:t>Let's</w:t>
            </w:r>
            <w:proofErr w:type="spellEnd"/>
            <w:r w:rsidRPr="00D5621A">
              <w:rPr>
                <w:rFonts w:ascii="Cambria" w:eastAsia="Calibri" w:hAnsi="Cambria" w:cs="Calibri"/>
                <w:color w:val="000000"/>
                <w:sz w:val="24"/>
                <w:szCs w:val="24"/>
              </w:rPr>
              <w:t xml:space="preserve"> </w:t>
            </w:r>
            <w:proofErr w:type="spellStart"/>
            <w:r w:rsidRPr="00D5621A">
              <w:rPr>
                <w:rFonts w:ascii="Cambria" w:eastAsia="Calibri" w:hAnsi="Cambria" w:cs="Calibri"/>
                <w:color w:val="000000"/>
                <w:sz w:val="24"/>
                <w:szCs w:val="24"/>
              </w:rPr>
              <w:t>Encrypt</w:t>
            </w:r>
            <w:proofErr w:type="spellEnd"/>
            <w:r w:rsidRPr="00D5621A">
              <w:rPr>
                <w:rFonts w:ascii="Cambria" w:eastAsia="Calibri" w:hAnsi="Cambria" w:cs="Calibri"/>
                <w:color w:val="000000"/>
                <w:sz w:val="24"/>
                <w:szCs w:val="24"/>
              </w:rPr>
              <w:t>)</w:t>
            </w:r>
          </w:p>
        </w:tc>
        <w:tc>
          <w:tcPr>
            <w:tcW w:w="4000" w:type="dxa"/>
            <w:tcMar>
              <w:top w:w="60" w:type="dxa"/>
              <w:left w:w="90" w:type="dxa"/>
              <w:bottom w:w="60" w:type="dxa"/>
              <w:right w:w="90" w:type="dxa"/>
            </w:tcMar>
            <w:vAlign w:val="center"/>
          </w:tcPr>
          <w:p w14:paraId="6C2E7E0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Sécurité des accès multi-utilisateurs</w:t>
            </w:r>
          </w:p>
        </w:tc>
      </w:tr>
      <w:tr w:rsidR="00654214" w:rsidRPr="00D5621A" w14:paraId="0E41BC86" w14:textId="77777777">
        <w:tc>
          <w:tcPr>
            <w:tcW w:w="2200" w:type="dxa"/>
            <w:shd w:val="clear" w:color="auto" w:fill="EAF1E8"/>
            <w:tcMar>
              <w:top w:w="60" w:type="dxa"/>
              <w:left w:w="90" w:type="dxa"/>
              <w:bottom w:w="60" w:type="dxa"/>
              <w:right w:w="90" w:type="dxa"/>
            </w:tcMar>
            <w:vAlign w:val="center"/>
          </w:tcPr>
          <w:p w14:paraId="4132870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Notifications</w:t>
            </w:r>
          </w:p>
        </w:tc>
        <w:tc>
          <w:tcPr>
            <w:tcW w:w="3600" w:type="dxa"/>
            <w:shd w:val="clear" w:color="auto" w:fill="EAF1E8"/>
            <w:tcMar>
              <w:top w:w="60" w:type="dxa"/>
              <w:left w:w="90" w:type="dxa"/>
              <w:bottom w:w="60" w:type="dxa"/>
              <w:right w:w="90" w:type="dxa"/>
            </w:tcMar>
            <w:vAlign w:val="center"/>
          </w:tcPr>
          <w:p w14:paraId="4A73A52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Email (SMTP) et/ou notifications in-</w:t>
            </w:r>
            <w:proofErr w:type="spellStart"/>
            <w:r w:rsidRPr="00D5621A">
              <w:rPr>
                <w:rFonts w:ascii="Cambria" w:eastAsia="Calibri" w:hAnsi="Cambria" w:cs="Calibri"/>
                <w:color w:val="000000"/>
                <w:sz w:val="24"/>
                <w:szCs w:val="24"/>
              </w:rPr>
              <w:t>app</w:t>
            </w:r>
            <w:proofErr w:type="spellEnd"/>
            <w:r w:rsidRPr="00D5621A">
              <w:rPr>
                <w:rFonts w:ascii="Cambria" w:eastAsia="Calibri" w:hAnsi="Cambria" w:cs="Calibri"/>
                <w:color w:val="000000"/>
                <w:sz w:val="24"/>
                <w:szCs w:val="24"/>
              </w:rPr>
              <w:t xml:space="preserve"> via Django </w:t>
            </w:r>
            <w:proofErr w:type="spellStart"/>
            <w:r w:rsidRPr="00D5621A">
              <w:rPr>
                <w:rFonts w:ascii="Cambria" w:eastAsia="Calibri" w:hAnsi="Cambria" w:cs="Calibri"/>
                <w:color w:val="000000"/>
                <w:sz w:val="24"/>
                <w:szCs w:val="24"/>
              </w:rPr>
              <w:t>signals</w:t>
            </w:r>
            <w:proofErr w:type="spellEnd"/>
          </w:p>
        </w:tc>
        <w:tc>
          <w:tcPr>
            <w:tcW w:w="4000" w:type="dxa"/>
            <w:shd w:val="clear" w:color="auto" w:fill="EAF1E8"/>
            <w:tcMar>
              <w:top w:w="60" w:type="dxa"/>
              <w:left w:w="90" w:type="dxa"/>
              <w:bottom w:w="60" w:type="dxa"/>
              <w:right w:w="90" w:type="dxa"/>
            </w:tcMar>
            <w:vAlign w:val="center"/>
          </w:tcPr>
          <w:p w14:paraId="5192F805"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Alerte automatique lors d'une modification d'activité déjà planifiée ou d'un retard</w:t>
            </w:r>
          </w:p>
        </w:tc>
      </w:tr>
    </w:tbl>
    <w:p w14:paraId="0AEA18F4" w14:textId="77777777" w:rsidR="00654214" w:rsidRPr="00D5621A" w:rsidRDefault="00C570FC" w:rsidP="00D5621A">
      <w:pPr>
        <w:spacing w:after="160" w:line="276" w:lineRule="auto"/>
        <w:jc w:val="both"/>
        <w:rPr>
          <w:rFonts w:ascii="Cambria" w:hAnsi="Cambria"/>
          <w:sz w:val="24"/>
          <w:szCs w:val="24"/>
        </w:rPr>
      </w:pPr>
      <w:r w:rsidRPr="00D5621A">
        <w:rPr>
          <w:rFonts w:ascii="Cambria" w:eastAsia="Calibri" w:hAnsi="Cambria" w:cs="Calibri"/>
          <w:color w:val="000000"/>
          <w:sz w:val="24"/>
          <w:szCs w:val="24"/>
        </w:rPr>
        <w:lastRenderedPageBreak/>
        <w:t xml:space="preserve">Recommandation : privilégier, pour la collecte mobile hors ligne, l'intégration de </w:t>
      </w:r>
      <w:proofErr w:type="spellStart"/>
      <w:r w:rsidRPr="00D5621A">
        <w:rPr>
          <w:rFonts w:ascii="Cambria" w:eastAsia="Calibri" w:hAnsi="Cambria" w:cs="Calibri"/>
          <w:color w:val="000000"/>
          <w:sz w:val="24"/>
          <w:szCs w:val="24"/>
        </w:rPr>
        <w:t>KoboToolbox</w:t>
      </w:r>
      <w:proofErr w:type="spellEnd"/>
      <w:r w:rsidRPr="00D5621A">
        <w:rPr>
          <w:rFonts w:ascii="Cambria" w:eastAsia="Calibri" w:hAnsi="Cambria" w:cs="Calibri"/>
          <w:color w:val="000000"/>
          <w:sz w:val="24"/>
          <w:szCs w:val="24"/>
        </w:rPr>
        <w:t xml:space="preserve">/ODK </w:t>
      </w:r>
      <w:proofErr w:type="spellStart"/>
      <w:r w:rsidRPr="00D5621A">
        <w:rPr>
          <w:rFonts w:ascii="Cambria" w:eastAsia="Calibri" w:hAnsi="Cambria" w:cs="Calibri"/>
          <w:color w:val="000000"/>
          <w:sz w:val="24"/>
          <w:szCs w:val="24"/>
        </w:rPr>
        <w:t>Collect</w:t>
      </w:r>
      <w:proofErr w:type="spellEnd"/>
      <w:r w:rsidRPr="00D5621A">
        <w:rPr>
          <w:rFonts w:ascii="Cambria" w:eastAsia="Calibri" w:hAnsi="Cambria" w:cs="Calibri"/>
          <w:color w:val="000000"/>
          <w:sz w:val="24"/>
          <w:szCs w:val="24"/>
        </w:rPr>
        <w:t xml:space="preserve"> plutôt qu'un développement natif complet. Cette option est directement compatible avec l'export </w:t>
      </w:r>
      <w:proofErr w:type="spellStart"/>
      <w:r w:rsidRPr="00D5621A">
        <w:rPr>
          <w:rFonts w:ascii="Cambria" w:eastAsia="Calibri" w:hAnsi="Cambria" w:cs="Calibri"/>
          <w:color w:val="000000"/>
          <w:sz w:val="24"/>
          <w:szCs w:val="24"/>
        </w:rPr>
        <w:t>XLSForm</w:t>
      </w:r>
      <w:proofErr w:type="spellEnd"/>
      <w:r w:rsidRPr="00D5621A">
        <w:rPr>
          <w:rFonts w:ascii="Cambria" w:eastAsia="Calibri" w:hAnsi="Cambria" w:cs="Calibri"/>
          <w:color w:val="000000"/>
          <w:sz w:val="24"/>
          <w:szCs w:val="24"/>
        </w:rPr>
        <w:t xml:space="preserve"> exigé, réduit le risque technique et libère du temps de développement pour consolider la plateforme web (</w:t>
      </w:r>
      <w:proofErr w:type="spellStart"/>
      <w:r w:rsidRPr="00D5621A">
        <w:rPr>
          <w:rFonts w:ascii="Cambria" w:eastAsia="Calibri" w:hAnsi="Cambria" w:cs="Calibri"/>
          <w:color w:val="000000"/>
          <w:sz w:val="24"/>
          <w:szCs w:val="24"/>
        </w:rPr>
        <w:t>React</w:t>
      </w:r>
      <w:proofErr w:type="spellEnd"/>
      <w:r w:rsidRPr="00D5621A">
        <w:rPr>
          <w:rFonts w:ascii="Cambria" w:eastAsia="Calibri" w:hAnsi="Cambria" w:cs="Calibri"/>
          <w:color w:val="000000"/>
          <w:sz w:val="24"/>
          <w:szCs w:val="24"/>
        </w:rPr>
        <w:t xml:space="preserve">/Django/PostgreSQL), le registre des bénéficiaires et la traçabilité des modifications dans le délai de 90 jours. Un développement </w:t>
      </w:r>
      <w:proofErr w:type="spellStart"/>
      <w:r w:rsidRPr="00D5621A">
        <w:rPr>
          <w:rFonts w:ascii="Cambria" w:eastAsia="Calibri" w:hAnsi="Cambria" w:cs="Calibri"/>
          <w:color w:val="000000"/>
          <w:sz w:val="24"/>
          <w:szCs w:val="24"/>
        </w:rPr>
        <w:t>React</w:t>
      </w:r>
      <w:proofErr w:type="spellEnd"/>
      <w:r w:rsidRPr="00D5621A">
        <w:rPr>
          <w:rFonts w:ascii="Cambria" w:eastAsia="Calibri" w:hAnsi="Cambria" w:cs="Calibri"/>
          <w:color w:val="000000"/>
          <w:sz w:val="24"/>
          <w:szCs w:val="24"/>
        </w:rPr>
        <w:t xml:space="preserve"> Native reste une option si une expérience de collecte plus intégrée est requise.</w:t>
      </w:r>
    </w:p>
    <w:p w14:paraId="51CC0BED" w14:textId="77777777" w:rsidR="00654214" w:rsidRPr="00D5621A" w:rsidRDefault="00C570FC" w:rsidP="00D5621A">
      <w:pPr>
        <w:pStyle w:val="Titre1"/>
        <w:pBdr>
          <w:bottom w:val="single" w:sz="8" w:space="4" w:color="2E7D32"/>
        </w:pBdr>
        <w:spacing w:before="400" w:after="200"/>
        <w:jc w:val="both"/>
        <w:rPr>
          <w:rFonts w:ascii="Cambria" w:hAnsi="Cambria"/>
          <w:sz w:val="24"/>
          <w:szCs w:val="24"/>
        </w:rPr>
      </w:pPr>
      <w:bookmarkStart w:id="78" w:name="_Toc237032912"/>
      <w:r w:rsidRPr="00D5621A">
        <w:rPr>
          <w:rFonts w:ascii="Cambria" w:eastAsia="Calibri" w:hAnsi="Cambria" w:cs="Calibri"/>
          <w:b/>
          <w:bCs/>
          <w:color w:val="1F3864"/>
          <w:sz w:val="24"/>
          <w:szCs w:val="24"/>
        </w:rPr>
        <w:t>10. Livrables attendus</w:t>
      </w:r>
      <w:bookmarkEnd w:id="78"/>
    </w:p>
    <w:p w14:paraId="1BF26149"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Un rapport de cadrage (validation du modèle de données et des spécifications) ;</w:t>
      </w:r>
    </w:p>
    <w:p w14:paraId="3C8AED5C"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Une version test de la plateforme ;</w:t>
      </w:r>
    </w:p>
    <w:p w14:paraId="38C0B2F8"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La version finale opérationnelle, déployée sur le serveur d'ARFA ;</w:t>
      </w:r>
    </w:p>
    <w:p w14:paraId="539EB80C"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Un guide d'utilisation pour les utilisateurs finaux ;</w:t>
      </w:r>
    </w:p>
    <w:p w14:paraId="0B078A0A"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Un manuel d'administrateur ;</w:t>
      </w:r>
    </w:p>
    <w:p w14:paraId="3B4767C4" w14:textId="77777777" w:rsidR="00654214" w:rsidRPr="00D5621A" w:rsidRDefault="00C570FC" w:rsidP="00D5621A">
      <w:pPr>
        <w:pStyle w:val="Paragraphedeliste"/>
        <w:numPr>
          <w:ilvl w:val="0"/>
          <w:numId w:val="2"/>
        </w:numPr>
        <w:spacing w:after="90"/>
        <w:jc w:val="both"/>
        <w:rPr>
          <w:rFonts w:ascii="Cambria" w:hAnsi="Cambria"/>
          <w:sz w:val="24"/>
          <w:szCs w:val="24"/>
        </w:rPr>
      </w:pPr>
      <w:r w:rsidRPr="00D5621A">
        <w:rPr>
          <w:rFonts w:ascii="Cambria" w:eastAsia="Calibri" w:hAnsi="Cambria" w:cs="Calibri"/>
          <w:sz w:val="24"/>
          <w:szCs w:val="24"/>
        </w:rPr>
        <w:t>Un rapport de formation.</w:t>
      </w:r>
    </w:p>
    <w:p w14:paraId="3D64A4A4" w14:textId="77777777" w:rsidR="00654214" w:rsidRPr="00D5621A" w:rsidRDefault="00C570FC" w:rsidP="00D5621A">
      <w:pPr>
        <w:pStyle w:val="Titre1"/>
        <w:pBdr>
          <w:bottom w:val="single" w:sz="8" w:space="4" w:color="2E7D32"/>
        </w:pBdr>
        <w:spacing w:before="400" w:after="200"/>
        <w:jc w:val="both"/>
        <w:rPr>
          <w:rFonts w:ascii="Cambria" w:hAnsi="Cambria"/>
          <w:sz w:val="24"/>
          <w:szCs w:val="24"/>
        </w:rPr>
      </w:pPr>
      <w:bookmarkStart w:id="79" w:name="_Toc237032913"/>
      <w:r w:rsidRPr="00D5621A">
        <w:rPr>
          <w:rFonts w:ascii="Cambria" w:eastAsia="Calibri" w:hAnsi="Cambria" w:cs="Calibri"/>
          <w:b/>
          <w:bCs/>
          <w:color w:val="1F3864"/>
          <w:sz w:val="24"/>
          <w:szCs w:val="24"/>
        </w:rPr>
        <w:t>11. Planning indicatif (durée totale : 90 jours)</w:t>
      </w:r>
      <w:bookmarkEnd w:id="7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800"/>
      </w:tblGrid>
      <w:tr w:rsidR="00654214" w:rsidRPr="00D5621A" w14:paraId="016563A2" w14:textId="77777777">
        <w:trPr>
          <w:tblHeader/>
        </w:trPr>
        <w:tc>
          <w:tcPr>
            <w:tcW w:w="2600" w:type="dxa"/>
            <w:shd w:val="clear" w:color="auto" w:fill="1F3864"/>
            <w:tcMar>
              <w:top w:w="60" w:type="dxa"/>
              <w:left w:w="90" w:type="dxa"/>
              <w:bottom w:w="60" w:type="dxa"/>
              <w:right w:w="90" w:type="dxa"/>
            </w:tcMar>
            <w:vAlign w:val="center"/>
          </w:tcPr>
          <w:p w14:paraId="590D0AA2"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Phase</w:t>
            </w:r>
          </w:p>
        </w:tc>
        <w:tc>
          <w:tcPr>
            <w:tcW w:w="2400" w:type="dxa"/>
            <w:shd w:val="clear" w:color="auto" w:fill="1F3864"/>
            <w:tcMar>
              <w:top w:w="60" w:type="dxa"/>
              <w:left w:w="90" w:type="dxa"/>
              <w:bottom w:w="60" w:type="dxa"/>
              <w:right w:w="90" w:type="dxa"/>
            </w:tcMar>
            <w:vAlign w:val="center"/>
          </w:tcPr>
          <w:p w14:paraId="645DC7A2"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Période indicative</w:t>
            </w:r>
          </w:p>
        </w:tc>
        <w:tc>
          <w:tcPr>
            <w:tcW w:w="4800" w:type="dxa"/>
            <w:shd w:val="clear" w:color="auto" w:fill="1F3864"/>
            <w:tcMar>
              <w:top w:w="60" w:type="dxa"/>
              <w:left w:w="90" w:type="dxa"/>
              <w:bottom w:w="60" w:type="dxa"/>
              <w:right w:w="90" w:type="dxa"/>
            </w:tcMar>
            <w:vAlign w:val="center"/>
          </w:tcPr>
          <w:p w14:paraId="7CC0896F" w14:textId="77777777" w:rsidR="00654214" w:rsidRPr="00D5621A" w:rsidRDefault="00C570FC" w:rsidP="00D5621A">
            <w:pPr>
              <w:jc w:val="both"/>
              <w:rPr>
                <w:rFonts w:ascii="Cambria" w:hAnsi="Cambria"/>
                <w:sz w:val="24"/>
                <w:szCs w:val="24"/>
              </w:rPr>
            </w:pPr>
            <w:r w:rsidRPr="00D5621A">
              <w:rPr>
                <w:rFonts w:ascii="Cambria" w:eastAsia="Calibri" w:hAnsi="Cambria" w:cs="Calibri"/>
                <w:b/>
                <w:bCs/>
                <w:color w:val="FFFFFF"/>
                <w:sz w:val="24"/>
                <w:szCs w:val="24"/>
              </w:rPr>
              <w:t>Contenu</w:t>
            </w:r>
          </w:p>
        </w:tc>
      </w:tr>
      <w:tr w:rsidR="00654214" w:rsidRPr="00D5621A" w14:paraId="197EF21E" w14:textId="77777777">
        <w:tc>
          <w:tcPr>
            <w:tcW w:w="2600" w:type="dxa"/>
            <w:tcMar>
              <w:top w:w="60" w:type="dxa"/>
              <w:left w:w="90" w:type="dxa"/>
              <w:bottom w:w="60" w:type="dxa"/>
              <w:right w:w="90" w:type="dxa"/>
            </w:tcMar>
            <w:vAlign w:val="center"/>
          </w:tcPr>
          <w:p w14:paraId="29ABFE8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1. Cadrage</w:t>
            </w:r>
          </w:p>
        </w:tc>
        <w:tc>
          <w:tcPr>
            <w:tcW w:w="2400" w:type="dxa"/>
            <w:tcMar>
              <w:top w:w="60" w:type="dxa"/>
              <w:left w:w="90" w:type="dxa"/>
              <w:bottom w:w="60" w:type="dxa"/>
              <w:right w:w="90" w:type="dxa"/>
            </w:tcMar>
            <w:vAlign w:val="center"/>
          </w:tcPr>
          <w:p w14:paraId="464FDE6D"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J1 – J15</w:t>
            </w:r>
          </w:p>
        </w:tc>
        <w:tc>
          <w:tcPr>
            <w:tcW w:w="4800" w:type="dxa"/>
            <w:tcMar>
              <w:top w:w="60" w:type="dxa"/>
              <w:left w:w="90" w:type="dxa"/>
              <w:bottom w:w="60" w:type="dxa"/>
              <w:right w:w="90" w:type="dxa"/>
            </w:tcMar>
            <w:vAlign w:val="center"/>
          </w:tcPr>
          <w:p w14:paraId="0114E417"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Validation du modèle de données (dont registre bénéficiaires et historique de modification), des rôles utilisateurs et des maquettes ; rapport de cadrage</w:t>
            </w:r>
          </w:p>
        </w:tc>
      </w:tr>
      <w:tr w:rsidR="00654214" w:rsidRPr="00D5621A" w14:paraId="19235FDF" w14:textId="77777777">
        <w:tc>
          <w:tcPr>
            <w:tcW w:w="2600" w:type="dxa"/>
            <w:shd w:val="clear" w:color="auto" w:fill="EAF1E8"/>
            <w:tcMar>
              <w:top w:w="60" w:type="dxa"/>
              <w:left w:w="90" w:type="dxa"/>
              <w:bottom w:w="60" w:type="dxa"/>
              <w:right w:w="90" w:type="dxa"/>
            </w:tcMar>
            <w:vAlign w:val="center"/>
          </w:tcPr>
          <w:p w14:paraId="361B1F6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2. Développement plateforme web</w:t>
            </w:r>
          </w:p>
        </w:tc>
        <w:tc>
          <w:tcPr>
            <w:tcW w:w="2400" w:type="dxa"/>
            <w:shd w:val="clear" w:color="auto" w:fill="EAF1E8"/>
            <w:tcMar>
              <w:top w:w="60" w:type="dxa"/>
              <w:left w:w="90" w:type="dxa"/>
              <w:bottom w:w="60" w:type="dxa"/>
              <w:right w:w="90" w:type="dxa"/>
            </w:tcMar>
            <w:vAlign w:val="center"/>
          </w:tcPr>
          <w:p w14:paraId="498F66E0"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J10 – J50</w:t>
            </w:r>
          </w:p>
        </w:tc>
        <w:tc>
          <w:tcPr>
            <w:tcW w:w="4800" w:type="dxa"/>
            <w:shd w:val="clear" w:color="auto" w:fill="EAF1E8"/>
            <w:tcMar>
              <w:top w:w="60" w:type="dxa"/>
              <w:left w:w="90" w:type="dxa"/>
              <w:bottom w:w="60" w:type="dxa"/>
              <w:right w:w="90" w:type="dxa"/>
            </w:tcMar>
            <w:vAlign w:val="center"/>
          </w:tcPr>
          <w:p w14:paraId="1D6A7BFD" w14:textId="77777777" w:rsidR="00654214" w:rsidRPr="00D5621A" w:rsidRDefault="00C570FC" w:rsidP="00D5621A">
            <w:pPr>
              <w:jc w:val="both"/>
              <w:rPr>
                <w:rFonts w:ascii="Cambria" w:hAnsi="Cambria"/>
                <w:sz w:val="24"/>
                <w:szCs w:val="24"/>
              </w:rPr>
            </w:pPr>
            <w:proofErr w:type="spellStart"/>
            <w:r w:rsidRPr="00D5621A">
              <w:rPr>
                <w:rFonts w:ascii="Cambria" w:eastAsia="Calibri" w:hAnsi="Cambria" w:cs="Calibri"/>
                <w:color w:val="000000"/>
                <w:sz w:val="24"/>
                <w:szCs w:val="24"/>
              </w:rPr>
              <w:t>Backend</w:t>
            </w:r>
            <w:proofErr w:type="spellEnd"/>
            <w:r w:rsidRPr="00D5621A">
              <w:rPr>
                <w:rFonts w:ascii="Cambria" w:eastAsia="Calibri" w:hAnsi="Cambria" w:cs="Calibri"/>
                <w:color w:val="000000"/>
                <w:sz w:val="24"/>
                <w:szCs w:val="24"/>
              </w:rPr>
              <w:t xml:space="preserve"> Django/API, base PostgreSQL, </w:t>
            </w:r>
            <w:proofErr w:type="spellStart"/>
            <w:r w:rsidRPr="00D5621A">
              <w:rPr>
                <w:rFonts w:ascii="Cambria" w:eastAsia="Calibri" w:hAnsi="Cambria" w:cs="Calibri"/>
                <w:color w:val="000000"/>
                <w:sz w:val="24"/>
                <w:szCs w:val="24"/>
              </w:rPr>
              <w:t>frontend</w:t>
            </w:r>
            <w:proofErr w:type="spellEnd"/>
            <w:r w:rsidRPr="00D5621A">
              <w:rPr>
                <w:rFonts w:ascii="Cambria" w:eastAsia="Calibri" w:hAnsi="Cambria" w:cs="Calibri"/>
                <w:color w:val="000000"/>
                <w:sz w:val="24"/>
                <w:szCs w:val="24"/>
              </w:rPr>
              <w:t xml:space="preserve"> </w:t>
            </w:r>
            <w:proofErr w:type="spellStart"/>
            <w:r w:rsidRPr="00D5621A">
              <w:rPr>
                <w:rFonts w:ascii="Cambria" w:eastAsia="Calibri" w:hAnsi="Cambria" w:cs="Calibri"/>
                <w:color w:val="000000"/>
                <w:sz w:val="24"/>
                <w:szCs w:val="24"/>
              </w:rPr>
              <w:t>React</w:t>
            </w:r>
            <w:proofErr w:type="spellEnd"/>
            <w:r w:rsidRPr="00D5621A">
              <w:rPr>
                <w:rFonts w:ascii="Cambria" w:eastAsia="Calibri" w:hAnsi="Cambria" w:cs="Calibri"/>
                <w:color w:val="000000"/>
                <w:sz w:val="24"/>
                <w:szCs w:val="24"/>
              </w:rPr>
              <w:t>, tableau de bord, registre bénéficiaires, historique/notifications</w:t>
            </w:r>
          </w:p>
        </w:tc>
      </w:tr>
      <w:tr w:rsidR="00654214" w:rsidRPr="00D5621A" w14:paraId="1B1F1C56" w14:textId="77777777">
        <w:tc>
          <w:tcPr>
            <w:tcW w:w="2600" w:type="dxa"/>
            <w:tcMar>
              <w:top w:w="60" w:type="dxa"/>
              <w:left w:w="90" w:type="dxa"/>
              <w:bottom w:w="60" w:type="dxa"/>
              <w:right w:w="90" w:type="dxa"/>
            </w:tcMar>
            <w:vAlign w:val="center"/>
          </w:tcPr>
          <w:p w14:paraId="7D21A202"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3. Développement module mobile</w:t>
            </w:r>
          </w:p>
        </w:tc>
        <w:tc>
          <w:tcPr>
            <w:tcW w:w="2400" w:type="dxa"/>
            <w:tcMar>
              <w:top w:w="60" w:type="dxa"/>
              <w:left w:w="90" w:type="dxa"/>
              <w:bottom w:w="60" w:type="dxa"/>
              <w:right w:w="90" w:type="dxa"/>
            </w:tcMar>
            <w:vAlign w:val="center"/>
          </w:tcPr>
          <w:p w14:paraId="0E51292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J20 – J55</w:t>
            </w:r>
          </w:p>
        </w:tc>
        <w:tc>
          <w:tcPr>
            <w:tcW w:w="4800" w:type="dxa"/>
            <w:tcMar>
              <w:top w:w="60" w:type="dxa"/>
              <w:left w:w="90" w:type="dxa"/>
              <w:bottom w:w="60" w:type="dxa"/>
              <w:right w:w="90" w:type="dxa"/>
            </w:tcMar>
            <w:vAlign w:val="center"/>
          </w:tcPr>
          <w:p w14:paraId="5AA58654"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Collecte hors ligne (en parallèle du développement web)</w:t>
            </w:r>
          </w:p>
        </w:tc>
      </w:tr>
      <w:tr w:rsidR="00654214" w:rsidRPr="00D5621A" w14:paraId="17DBFD08" w14:textId="77777777">
        <w:tc>
          <w:tcPr>
            <w:tcW w:w="2600" w:type="dxa"/>
            <w:shd w:val="clear" w:color="auto" w:fill="EAF1E8"/>
            <w:tcMar>
              <w:top w:w="60" w:type="dxa"/>
              <w:left w:w="90" w:type="dxa"/>
              <w:bottom w:w="60" w:type="dxa"/>
              <w:right w:w="90" w:type="dxa"/>
            </w:tcMar>
            <w:vAlign w:val="center"/>
          </w:tcPr>
          <w:p w14:paraId="138EBE3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4. Intégration et tests</w:t>
            </w:r>
          </w:p>
        </w:tc>
        <w:tc>
          <w:tcPr>
            <w:tcW w:w="2400" w:type="dxa"/>
            <w:shd w:val="clear" w:color="auto" w:fill="EAF1E8"/>
            <w:tcMar>
              <w:top w:w="60" w:type="dxa"/>
              <w:left w:w="90" w:type="dxa"/>
              <w:bottom w:w="60" w:type="dxa"/>
              <w:right w:w="90" w:type="dxa"/>
            </w:tcMar>
            <w:vAlign w:val="center"/>
          </w:tcPr>
          <w:p w14:paraId="6624664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J50 – J70</w:t>
            </w:r>
          </w:p>
        </w:tc>
        <w:tc>
          <w:tcPr>
            <w:tcW w:w="4800" w:type="dxa"/>
            <w:shd w:val="clear" w:color="auto" w:fill="EAF1E8"/>
            <w:tcMar>
              <w:top w:w="60" w:type="dxa"/>
              <w:left w:w="90" w:type="dxa"/>
              <w:bottom w:w="60" w:type="dxa"/>
              <w:right w:w="90" w:type="dxa"/>
            </w:tcMar>
            <w:vAlign w:val="center"/>
          </w:tcPr>
          <w:p w14:paraId="1D7475E8"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 xml:space="preserve">Tests fonctionnels, corrections, tests de charge légers, tests hors ligne/synchronisation, tests de </w:t>
            </w:r>
            <w:proofErr w:type="spellStart"/>
            <w:r w:rsidRPr="00D5621A">
              <w:rPr>
                <w:rFonts w:ascii="Cambria" w:eastAsia="Calibri" w:hAnsi="Cambria" w:cs="Calibri"/>
                <w:color w:val="000000"/>
                <w:sz w:val="24"/>
                <w:szCs w:val="24"/>
              </w:rPr>
              <w:t>dédoublonnage</w:t>
            </w:r>
            <w:proofErr w:type="spellEnd"/>
            <w:r w:rsidRPr="00D5621A">
              <w:rPr>
                <w:rFonts w:ascii="Cambria" w:eastAsia="Calibri" w:hAnsi="Cambria" w:cs="Calibri"/>
                <w:color w:val="000000"/>
                <w:sz w:val="24"/>
                <w:szCs w:val="24"/>
              </w:rPr>
              <w:t xml:space="preserve"> bénéficiaires</w:t>
            </w:r>
          </w:p>
        </w:tc>
      </w:tr>
      <w:tr w:rsidR="00654214" w:rsidRPr="00D5621A" w14:paraId="3F1626DB" w14:textId="77777777">
        <w:tc>
          <w:tcPr>
            <w:tcW w:w="2600" w:type="dxa"/>
            <w:tcMar>
              <w:top w:w="60" w:type="dxa"/>
              <w:left w:w="90" w:type="dxa"/>
              <w:bottom w:w="60" w:type="dxa"/>
              <w:right w:w="90" w:type="dxa"/>
            </w:tcMar>
            <w:vAlign w:val="center"/>
          </w:tcPr>
          <w:p w14:paraId="6D86D4C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5. Déploiement</w:t>
            </w:r>
          </w:p>
        </w:tc>
        <w:tc>
          <w:tcPr>
            <w:tcW w:w="2400" w:type="dxa"/>
            <w:tcMar>
              <w:top w:w="60" w:type="dxa"/>
              <w:left w:w="90" w:type="dxa"/>
              <w:bottom w:w="60" w:type="dxa"/>
              <w:right w:w="90" w:type="dxa"/>
            </w:tcMar>
            <w:vAlign w:val="center"/>
          </w:tcPr>
          <w:p w14:paraId="689DAAF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J65 – J78</w:t>
            </w:r>
          </w:p>
        </w:tc>
        <w:tc>
          <w:tcPr>
            <w:tcW w:w="4800" w:type="dxa"/>
            <w:tcMar>
              <w:top w:w="60" w:type="dxa"/>
              <w:left w:w="90" w:type="dxa"/>
              <w:bottom w:w="60" w:type="dxa"/>
              <w:right w:w="90" w:type="dxa"/>
            </w:tcMar>
            <w:vAlign w:val="center"/>
          </w:tcPr>
          <w:p w14:paraId="03B4831A"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Mise en place sur le serveur d'ARFA (Docker), migration des données existantes (Bilan annuel, PTBA)</w:t>
            </w:r>
          </w:p>
        </w:tc>
      </w:tr>
      <w:tr w:rsidR="00654214" w:rsidRPr="00D5621A" w14:paraId="003396CD" w14:textId="77777777">
        <w:tc>
          <w:tcPr>
            <w:tcW w:w="2600" w:type="dxa"/>
            <w:shd w:val="clear" w:color="auto" w:fill="EAF1E8"/>
            <w:tcMar>
              <w:top w:w="60" w:type="dxa"/>
              <w:left w:w="90" w:type="dxa"/>
              <w:bottom w:w="60" w:type="dxa"/>
              <w:right w:w="90" w:type="dxa"/>
            </w:tcMar>
            <w:vAlign w:val="center"/>
          </w:tcPr>
          <w:p w14:paraId="4FDD720E"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6. Formation et transfert</w:t>
            </w:r>
          </w:p>
        </w:tc>
        <w:tc>
          <w:tcPr>
            <w:tcW w:w="2400" w:type="dxa"/>
            <w:shd w:val="clear" w:color="auto" w:fill="EAF1E8"/>
            <w:tcMar>
              <w:top w:w="60" w:type="dxa"/>
              <w:left w:w="90" w:type="dxa"/>
              <w:bottom w:w="60" w:type="dxa"/>
              <w:right w:w="90" w:type="dxa"/>
            </w:tcMar>
            <w:vAlign w:val="center"/>
          </w:tcPr>
          <w:p w14:paraId="7D6D5C66"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J78 – J90</w:t>
            </w:r>
          </w:p>
        </w:tc>
        <w:tc>
          <w:tcPr>
            <w:tcW w:w="4800" w:type="dxa"/>
            <w:shd w:val="clear" w:color="auto" w:fill="EAF1E8"/>
            <w:tcMar>
              <w:top w:w="60" w:type="dxa"/>
              <w:left w:w="90" w:type="dxa"/>
              <w:bottom w:w="60" w:type="dxa"/>
              <w:right w:w="90" w:type="dxa"/>
            </w:tcMar>
            <w:vAlign w:val="center"/>
          </w:tcPr>
          <w:p w14:paraId="677EA2AC" w14:textId="77777777" w:rsidR="00654214" w:rsidRPr="00D5621A" w:rsidRDefault="00C570FC" w:rsidP="00D5621A">
            <w:pPr>
              <w:jc w:val="both"/>
              <w:rPr>
                <w:rFonts w:ascii="Cambria" w:hAnsi="Cambria"/>
                <w:sz w:val="24"/>
                <w:szCs w:val="24"/>
              </w:rPr>
            </w:pPr>
            <w:r w:rsidRPr="00D5621A">
              <w:rPr>
                <w:rFonts w:ascii="Cambria" w:eastAsia="Calibri" w:hAnsi="Cambria" w:cs="Calibri"/>
                <w:color w:val="000000"/>
                <w:sz w:val="24"/>
                <w:szCs w:val="24"/>
              </w:rPr>
              <w:t>Formation des 13 utilisateurs, accompagnement post-formation (3 utilisateurs clés), transfert de compétences, livraison de la documentation</w:t>
            </w:r>
          </w:p>
        </w:tc>
      </w:tr>
    </w:tbl>
    <w:p w14:paraId="562CE2AE" w14:textId="77777777" w:rsidR="00654214" w:rsidRPr="00D5621A" w:rsidRDefault="00654214" w:rsidP="00D5621A">
      <w:pPr>
        <w:jc w:val="both"/>
        <w:rPr>
          <w:rFonts w:ascii="Cambria" w:hAnsi="Cambria"/>
          <w:sz w:val="24"/>
          <w:szCs w:val="24"/>
        </w:rPr>
      </w:pPr>
    </w:p>
    <w:sectPr w:rsidR="00654214" w:rsidRPr="00D5621A">
      <w:headerReference w:type="default" r:id="rId11"/>
      <w:footerReference w:type="default" r:id="rId12"/>
      <w:pgSz w:w="11906" w:h="16838"/>
      <w:pgMar w:top="1000" w:right="1100" w:bottom="1000" w:left="11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6" w:author="user" w:date="2026-08-08T10:53:00Z" w:initials="u">
    <w:p w14:paraId="5FA08817" w14:textId="77777777" w:rsidR="00186130" w:rsidRDefault="00186130">
      <w:pPr>
        <w:pStyle w:val="Commentaire"/>
      </w:pPr>
      <w:r>
        <w:rPr>
          <w:rStyle w:val="Marquedecommentaire"/>
        </w:rPr>
        <w:annotationRef/>
      </w:r>
      <w:r>
        <w:t>Retour attendu des coordonnateurs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FA08817"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B9FC9C" w14:textId="77777777" w:rsidR="003545CA" w:rsidRDefault="003545CA">
      <w:r>
        <w:separator/>
      </w:r>
    </w:p>
  </w:endnote>
  <w:endnote w:type="continuationSeparator" w:id="0">
    <w:p w14:paraId="7E9AB619" w14:textId="77777777" w:rsidR="003545CA" w:rsidRDefault="00354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B774F6" w14:textId="77777777" w:rsidR="00F81A6C" w:rsidRDefault="00F81A6C">
    <w:pPr>
      <w:jc w:val="center"/>
    </w:pPr>
    <w:r>
      <w:rPr>
        <w:rFonts w:ascii="Calibri" w:eastAsia="Calibri" w:hAnsi="Calibri" w:cs="Calibri"/>
        <w:color w:val="666666"/>
        <w:sz w:val="16"/>
        <w:szCs w:val="16"/>
      </w:rPr>
      <w:t xml:space="preserve">Page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PAGE</w:instrText>
    </w:r>
    <w:r>
      <w:rPr>
        <w:rFonts w:ascii="Calibri" w:eastAsia="Calibri" w:hAnsi="Calibri" w:cs="Calibri"/>
        <w:color w:val="666666"/>
        <w:sz w:val="16"/>
        <w:szCs w:val="16"/>
      </w:rPr>
      <w:fldChar w:fldCharType="separate"/>
    </w:r>
    <w:r w:rsidR="008B4B0E">
      <w:rPr>
        <w:rFonts w:ascii="Calibri" w:eastAsia="Calibri" w:hAnsi="Calibri" w:cs="Calibri"/>
        <w:noProof/>
        <w:color w:val="666666"/>
        <w:sz w:val="16"/>
        <w:szCs w:val="16"/>
      </w:rPr>
      <w:t>16</w:t>
    </w:r>
    <w:r>
      <w:rPr>
        <w:rFonts w:ascii="Calibri" w:eastAsia="Calibri" w:hAnsi="Calibri" w:cs="Calibri"/>
        <w:color w:val="666666"/>
        <w:sz w:val="16"/>
        <w:szCs w:val="16"/>
      </w:rPr>
      <w:fldChar w:fldCharType="end"/>
    </w:r>
    <w:r>
      <w:rPr>
        <w:rFonts w:ascii="Calibri" w:eastAsia="Calibri" w:hAnsi="Calibri" w:cs="Calibri"/>
        <w:color w:val="666666"/>
        <w:sz w:val="16"/>
        <w:szCs w:val="16"/>
      </w:rPr>
      <w:t xml:space="preserve"> /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NUMPAGES</w:instrText>
    </w:r>
    <w:r>
      <w:rPr>
        <w:rFonts w:ascii="Calibri" w:eastAsia="Calibri" w:hAnsi="Calibri" w:cs="Calibri"/>
        <w:color w:val="666666"/>
        <w:sz w:val="16"/>
        <w:szCs w:val="16"/>
      </w:rPr>
      <w:fldChar w:fldCharType="separate"/>
    </w:r>
    <w:r w:rsidR="008B4B0E">
      <w:rPr>
        <w:rFonts w:ascii="Calibri" w:eastAsia="Calibri" w:hAnsi="Calibri" w:cs="Calibri"/>
        <w:noProof/>
        <w:color w:val="666666"/>
        <w:sz w:val="16"/>
        <w:szCs w:val="16"/>
      </w:rPr>
      <w:t>16</w:t>
    </w:r>
    <w:r>
      <w:rPr>
        <w:rFonts w:ascii="Calibri" w:eastAsia="Calibri" w:hAnsi="Calibri" w:cs="Calibri"/>
        <w:color w:val="666666"/>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C97569" w14:textId="77777777" w:rsidR="003545CA" w:rsidRDefault="003545CA">
      <w:r>
        <w:separator/>
      </w:r>
    </w:p>
  </w:footnote>
  <w:footnote w:type="continuationSeparator" w:id="0">
    <w:p w14:paraId="04B74778" w14:textId="77777777" w:rsidR="003545CA" w:rsidRDefault="003545C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A69EC1" w14:textId="77777777" w:rsidR="00F81A6C" w:rsidRDefault="00F81A6C">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72DDF"/>
    <w:multiLevelType w:val="hybridMultilevel"/>
    <w:tmpl w:val="01C2CA06"/>
    <w:lvl w:ilvl="0" w:tplc="F9223328">
      <w:start w:val="1"/>
      <w:numFmt w:val="bullet"/>
      <w:lvlText w:val="●"/>
      <w:lvlJc w:val="left"/>
      <w:pPr>
        <w:ind w:left="720" w:hanging="360"/>
      </w:pPr>
    </w:lvl>
    <w:lvl w:ilvl="1" w:tplc="D7E4FE10">
      <w:start w:val="1"/>
      <w:numFmt w:val="bullet"/>
      <w:lvlText w:val="○"/>
      <w:lvlJc w:val="left"/>
      <w:pPr>
        <w:ind w:left="1440" w:hanging="360"/>
      </w:pPr>
    </w:lvl>
    <w:lvl w:ilvl="2" w:tplc="429A76A2">
      <w:start w:val="1"/>
      <w:numFmt w:val="bullet"/>
      <w:lvlText w:val="■"/>
      <w:lvlJc w:val="left"/>
      <w:pPr>
        <w:ind w:left="2160" w:hanging="360"/>
      </w:pPr>
    </w:lvl>
    <w:lvl w:ilvl="3" w:tplc="85B04D34">
      <w:start w:val="1"/>
      <w:numFmt w:val="bullet"/>
      <w:lvlText w:val="●"/>
      <w:lvlJc w:val="left"/>
      <w:pPr>
        <w:ind w:left="2880" w:hanging="360"/>
      </w:pPr>
    </w:lvl>
    <w:lvl w:ilvl="4" w:tplc="5984960A">
      <w:start w:val="1"/>
      <w:numFmt w:val="bullet"/>
      <w:lvlText w:val="○"/>
      <w:lvlJc w:val="left"/>
      <w:pPr>
        <w:ind w:left="3600" w:hanging="360"/>
      </w:pPr>
    </w:lvl>
    <w:lvl w:ilvl="5" w:tplc="92925E2C">
      <w:start w:val="1"/>
      <w:numFmt w:val="bullet"/>
      <w:lvlText w:val="■"/>
      <w:lvlJc w:val="left"/>
      <w:pPr>
        <w:ind w:left="4320" w:hanging="360"/>
      </w:pPr>
    </w:lvl>
    <w:lvl w:ilvl="6" w:tplc="41642788">
      <w:start w:val="1"/>
      <w:numFmt w:val="bullet"/>
      <w:lvlText w:val="●"/>
      <w:lvlJc w:val="left"/>
      <w:pPr>
        <w:ind w:left="5040" w:hanging="360"/>
      </w:pPr>
    </w:lvl>
    <w:lvl w:ilvl="7" w:tplc="D8282596">
      <w:start w:val="1"/>
      <w:numFmt w:val="bullet"/>
      <w:lvlText w:val="●"/>
      <w:lvlJc w:val="left"/>
      <w:pPr>
        <w:ind w:left="5760" w:hanging="360"/>
      </w:pPr>
    </w:lvl>
    <w:lvl w:ilvl="8" w:tplc="3760BB60">
      <w:start w:val="1"/>
      <w:numFmt w:val="bullet"/>
      <w:lvlText w:val="●"/>
      <w:lvlJc w:val="left"/>
      <w:pPr>
        <w:ind w:left="6480" w:hanging="360"/>
      </w:pPr>
    </w:lvl>
  </w:abstractNum>
  <w:abstractNum w:abstractNumId="1" w15:restartNumberingAfterBreak="0">
    <w:nsid w:val="79BF642B"/>
    <w:multiLevelType w:val="hybridMultilevel"/>
    <w:tmpl w:val="3B8A8EFA"/>
    <w:lvl w:ilvl="0" w:tplc="8DCE9074">
      <w:start w:val="1"/>
      <w:numFmt w:val="bullet"/>
      <w:lvlText w:val="•"/>
      <w:lvlJc w:val="left"/>
      <w:pPr>
        <w:ind w:left="360" w:hanging="260"/>
      </w:pPr>
    </w:lvl>
    <w:lvl w:ilvl="1" w:tplc="4468BC84">
      <w:start w:val="1"/>
      <w:numFmt w:val="bullet"/>
      <w:lvlText w:val="◦"/>
      <w:lvlJc w:val="left"/>
      <w:pPr>
        <w:ind w:left="720" w:hanging="260"/>
      </w:pPr>
    </w:lvl>
    <w:lvl w:ilvl="2" w:tplc="A4BC5628">
      <w:numFmt w:val="decimal"/>
      <w:lvlText w:val=""/>
      <w:lvlJc w:val="left"/>
    </w:lvl>
    <w:lvl w:ilvl="3" w:tplc="C590AF9E">
      <w:numFmt w:val="decimal"/>
      <w:lvlText w:val=""/>
      <w:lvlJc w:val="left"/>
    </w:lvl>
    <w:lvl w:ilvl="4" w:tplc="D890A2A2">
      <w:numFmt w:val="decimal"/>
      <w:lvlText w:val=""/>
      <w:lvlJc w:val="left"/>
    </w:lvl>
    <w:lvl w:ilvl="5" w:tplc="CA6AC9CA">
      <w:numFmt w:val="decimal"/>
      <w:lvlText w:val=""/>
      <w:lvlJc w:val="left"/>
    </w:lvl>
    <w:lvl w:ilvl="6" w:tplc="C172CD50">
      <w:numFmt w:val="decimal"/>
      <w:lvlText w:val=""/>
      <w:lvlJc w:val="left"/>
    </w:lvl>
    <w:lvl w:ilvl="7" w:tplc="F49A3FE2">
      <w:numFmt w:val="decimal"/>
      <w:lvlText w:val=""/>
      <w:lvlJc w:val="left"/>
    </w:lvl>
    <w:lvl w:ilvl="8" w:tplc="118A521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er">
    <w15:presenceInfo w15:providerId="Windows Live" w15:userId="7ad6d272fa9991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214"/>
    <w:rsid w:val="00186130"/>
    <w:rsid w:val="003545CA"/>
    <w:rsid w:val="00382BB6"/>
    <w:rsid w:val="004A3B4A"/>
    <w:rsid w:val="00654214"/>
    <w:rsid w:val="008B4B0E"/>
    <w:rsid w:val="00923B9D"/>
    <w:rsid w:val="00C570FC"/>
    <w:rsid w:val="00D5621A"/>
    <w:rsid w:val="00F81A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C94B"/>
  <w15:docId w15:val="{5E95C208-7A8C-4C9A-8BB2-DA12A731F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D5621A"/>
    <w:pPr>
      <w:tabs>
        <w:tab w:val="center" w:pos="4536"/>
        <w:tab w:val="right" w:pos="9072"/>
      </w:tabs>
    </w:pPr>
  </w:style>
  <w:style w:type="character" w:customStyle="1" w:styleId="En-tteCar">
    <w:name w:val="En-tête Car"/>
    <w:basedOn w:val="Policepardfaut"/>
    <w:link w:val="En-tte"/>
    <w:uiPriority w:val="99"/>
    <w:rsid w:val="00D5621A"/>
  </w:style>
  <w:style w:type="paragraph" w:styleId="Pieddepage">
    <w:name w:val="footer"/>
    <w:basedOn w:val="Normal"/>
    <w:link w:val="PieddepageCar"/>
    <w:uiPriority w:val="99"/>
    <w:unhideWhenUsed/>
    <w:rsid w:val="00D5621A"/>
    <w:pPr>
      <w:tabs>
        <w:tab w:val="center" w:pos="4536"/>
        <w:tab w:val="right" w:pos="9072"/>
      </w:tabs>
    </w:pPr>
  </w:style>
  <w:style w:type="character" w:customStyle="1" w:styleId="PieddepageCar">
    <w:name w:val="Pied de page Car"/>
    <w:basedOn w:val="Policepardfaut"/>
    <w:link w:val="Pieddepage"/>
    <w:uiPriority w:val="99"/>
    <w:rsid w:val="00D5621A"/>
  </w:style>
  <w:style w:type="paragraph" w:styleId="En-ttedetabledesmatires">
    <w:name w:val="TOC Heading"/>
    <w:basedOn w:val="Titre1"/>
    <w:next w:val="Normal"/>
    <w:uiPriority w:val="39"/>
    <w:unhideWhenUsed/>
    <w:qFormat/>
    <w:rsid w:val="00D5621A"/>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M1">
    <w:name w:val="toc 1"/>
    <w:basedOn w:val="Normal"/>
    <w:next w:val="Normal"/>
    <w:autoRedefine/>
    <w:uiPriority w:val="39"/>
    <w:unhideWhenUsed/>
    <w:rsid w:val="00D5621A"/>
    <w:pPr>
      <w:spacing w:after="100"/>
    </w:pPr>
  </w:style>
  <w:style w:type="paragraph" w:styleId="TM2">
    <w:name w:val="toc 2"/>
    <w:basedOn w:val="Normal"/>
    <w:next w:val="Normal"/>
    <w:autoRedefine/>
    <w:uiPriority w:val="39"/>
    <w:unhideWhenUsed/>
    <w:rsid w:val="00D5621A"/>
    <w:pPr>
      <w:spacing w:after="100"/>
      <w:ind w:left="200"/>
    </w:pPr>
  </w:style>
  <w:style w:type="paragraph" w:styleId="TM3">
    <w:name w:val="toc 3"/>
    <w:basedOn w:val="Normal"/>
    <w:next w:val="Normal"/>
    <w:autoRedefine/>
    <w:uiPriority w:val="39"/>
    <w:unhideWhenUsed/>
    <w:rsid w:val="00D5621A"/>
    <w:pPr>
      <w:spacing w:after="100"/>
      <w:ind w:left="400"/>
    </w:pPr>
  </w:style>
  <w:style w:type="character" w:styleId="Marquedecommentaire">
    <w:name w:val="annotation reference"/>
    <w:basedOn w:val="Policepardfaut"/>
    <w:uiPriority w:val="99"/>
    <w:semiHidden/>
    <w:unhideWhenUsed/>
    <w:rsid w:val="00186130"/>
    <w:rPr>
      <w:sz w:val="16"/>
      <w:szCs w:val="16"/>
    </w:rPr>
  </w:style>
  <w:style w:type="paragraph" w:styleId="Commentaire">
    <w:name w:val="annotation text"/>
    <w:basedOn w:val="Normal"/>
    <w:link w:val="CommentaireCar"/>
    <w:uiPriority w:val="99"/>
    <w:semiHidden/>
    <w:unhideWhenUsed/>
    <w:rsid w:val="00186130"/>
  </w:style>
  <w:style w:type="character" w:customStyle="1" w:styleId="CommentaireCar">
    <w:name w:val="Commentaire Car"/>
    <w:basedOn w:val="Policepardfaut"/>
    <w:link w:val="Commentaire"/>
    <w:uiPriority w:val="99"/>
    <w:semiHidden/>
    <w:rsid w:val="00186130"/>
  </w:style>
  <w:style w:type="paragraph" w:styleId="Objetducommentaire">
    <w:name w:val="annotation subject"/>
    <w:basedOn w:val="Commentaire"/>
    <w:next w:val="Commentaire"/>
    <w:link w:val="ObjetducommentaireCar"/>
    <w:uiPriority w:val="99"/>
    <w:semiHidden/>
    <w:unhideWhenUsed/>
    <w:rsid w:val="00186130"/>
    <w:rPr>
      <w:b/>
      <w:bCs/>
    </w:rPr>
  </w:style>
  <w:style w:type="character" w:customStyle="1" w:styleId="ObjetducommentaireCar">
    <w:name w:val="Objet du commentaire Car"/>
    <w:basedOn w:val="CommentaireCar"/>
    <w:link w:val="Objetducommentaire"/>
    <w:uiPriority w:val="99"/>
    <w:semiHidden/>
    <w:rsid w:val="00186130"/>
    <w:rPr>
      <w:b/>
      <w:bCs/>
    </w:rPr>
  </w:style>
  <w:style w:type="paragraph" w:styleId="Textedebulles">
    <w:name w:val="Balloon Text"/>
    <w:basedOn w:val="Normal"/>
    <w:link w:val="TextedebullesCar"/>
    <w:uiPriority w:val="99"/>
    <w:semiHidden/>
    <w:unhideWhenUsed/>
    <w:rsid w:val="00186130"/>
    <w:rPr>
      <w:rFonts w:ascii="Segoe UI" w:hAnsi="Segoe UI" w:cs="Segoe UI"/>
      <w:sz w:val="18"/>
      <w:szCs w:val="18"/>
    </w:rPr>
  </w:style>
  <w:style w:type="character" w:customStyle="1" w:styleId="TextedebullesCar">
    <w:name w:val="Texte de bulles Car"/>
    <w:basedOn w:val="Policepardfaut"/>
    <w:link w:val="Textedebulles"/>
    <w:uiPriority w:val="99"/>
    <w:semiHidden/>
    <w:rsid w:val="0018613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26B5B-86C9-444F-8DEF-191D244E9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16</Pages>
  <Words>4574</Words>
  <Characters>25157</Characters>
  <Application>Microsoft Office Word</Application>
  <DocSecurity>0</DocSecurity>
  <Lines>209</Lines>
  <Paragraphs>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2026-08-07T22:11:00Z</dcterms:created>
  <dcterms:modified xsi:type="dcterms:W3CDTF">2026-08-08T11:00:00Z</dcterms:modified>
</cp:coreProperties>
</file>